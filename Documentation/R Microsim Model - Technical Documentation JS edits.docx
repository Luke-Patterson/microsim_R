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BB503C">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BB503C">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BB503C">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BB503C">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BB503C">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BB503C">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BB503C">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BB503C">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BB503C">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BB503C">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BB503C">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BB503C">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BB503C">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BB503C">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BB503C">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BB503C">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BB503C">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BB503C">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BB503C">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BB503C">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BB503C">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BB503C">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BB503C">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BB503C">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BB503C">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BB503C">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BB503C">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BB503C">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BB503C">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BB503C">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BB503C">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BB503C">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BB503C">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BB503C">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BB503C">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BB503C">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BB503C">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BB503C">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BB503C">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BB503C">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BB503C">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BB503C">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BB503C">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BB503C">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BB503C">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BB503C">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BB503C">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BB503C">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BB503C">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BB503C">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BB503C">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BB503C">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BB503C">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BB503C">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bookmarkStart w:id="30" w:name="_Ref528668535"/>
    <w:bookmarkStart w:id="31" w:name="_Toc23253200"/>
    <w:p w14:paraId="122ED02B" w14:textId="4D3D9281" w:rsidR="00162B1B" w:rsidRDefault="00AE00C9" w:rsidP="00162B1B">
      <w:pPr>
        <w:pStyle w:val="Caption"/>
        <w:keepNext/>
      </w:pPr>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4E3D78" w:rsidRPr="00A20299" w:rsidRDefault="004E3D78"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4E3D78" w:rsidRPr="00A20299" w:rsidRDefault="004E3D78"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4E3D78" w:rsidRPr="00A20299" w:rsidRDefault="004E3D78"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4E3D78" w:rsidRPr="00A20299" w:rsidRDefault="004E3D78"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4E3D78" w:rsidRPr="00A20299" w:rsidRDefault="004E3D78"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4E3D78" w:rsidRPr="00A20299" w:rsidRDefault="004E3D78"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4E3D78" w:rsidRPr="00A20299" w:rsidRDefault="004E3D78"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4E3D78" w:rsidRPr="00A20299" w:rsidRDefault="004E3D78"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4E3D78" w:rsidRPr="00A20299" w:rsidRDefault="004E3D78"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4E3D78" w:rsidRPr="00A20299" w:rsidRDefault="004E3D78"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4E3D78" w:rsidRPr="00A20299" w:rsidRDefault="004E3D78"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4E3D78" w:rsidRPr="00A20299" w:rsidRDefault="004E3D78"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the  technical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31378ADB" w14:textId="65C11408" w:rsidR="00BA6311" w:rsidRDefault="00BA6311" w:rsidP="00DD363F">
      <w:r>
        <w:t xml:space="preserve">To start a paid leave program, a state needs to know not only what the program will cost, but what tax structure </w:t>
      </w:r>
      <w:del w:id="47" w:author="Jessica Smith" w:date="2020-01-24T07:41:00Z">
        <w:r w:rsidDel="007C5C84">
          <w:delText xml:space="preserve">or financing plan </w:delText>
        </w:r>
      </w:del>
      <w:r>
        <w:t xml:space="preserve">will be adequate to cover the program’s costs. After the microsimulation model produces the amount of estimated benefit payouts, the benefit financing module </w:t>
      </w:r>
      <w:del w:id="48" w:author="Jessica Smith" w:date="2020-01-24T07:42:00Z">
        <w:r w:rsidR="006A60EA" w:rsidDel="007C5C84">
          <w:delText xml:space="preserve">helps </w:delText>
        </w:r>
      </w:del>
      <w:ins w:id="49" w:author="Jessica Smith" w:date="2020-01-24T07:42:00Z">
        <w:r w:rsidR="007C5C84">
          <w:t xml:space="preserve">allows </w:t>
        </w:r>
      </w:ins>
      <w:r w:rsidR="006A60EA">
        <w:t xml:space="preserve">the user </w:t>
      </w:r>
      <w:del w:id="50" w:author="Jessica Smith" w:date="2020-01-24T07:42:00Z">
        <w:r w:rsidR="006A60EA" w:rsidDel="007C5C84">
          <w:delText xml:space="preserve">obtain </w:delText>
        </w:r>
      </w:del>
      <w:ins w:id="51" w:author="Jessica Smith" w:date="2020-01-24T08:28:00Z">
        <w:r w:rsidR="00020173">
          <w:t>to apply</w:t>
        </w:r>
      </w:ins>
      <w:ins w:id="52" w:author="Jessica Smith" w:date="2020-01-24T07:42:00Z">
        <w:r w:rsidR="007C5C84">
          <w:t xml:space="preserve"> different payroll tax regimes </w:t>
        </w:r>
      </w:ins>
      <w:ins w:id="53" w:author="Jessica Smith" w:date="2020-01-24T08:39:00Z">
        <w:r w:rsidR="00DB4E41">
          <w:t>to the</w:t>
        </w:r>
      </w:ins>
      <w:ins w:id="54" w:author="Jessica Smith" w:date="2020-01-24T08:27:00Z">
        <w:r w:rsidR="00020173">
          <w:t xml:space="preserve"> program’s eligible set of workers</w:t>
        </w:r>
      </w:ins>
      <w:ins w:id="55" w:author="Jessica Smith" w:date="2020-01-24T08:31:00Z">
        <w:r w:rsidR="00020173">
          <w:t xml:space="preserve"> to estimate the total tax revenue that would be collected</w:t>
        </w:r>
      </w:ins>
      <w:ins w:id="56" w:author="Jessica Smith" w:date="2020-01-24T08:30:00Z">
        <w:r w:rsidR="00020173">
          <w:t xml:space="preserve">. </w:t>
        </w:r>
      </w:ins>
      <w:del w:id="57" w:author="Jessica Smith" w:date="2020-01-24T07:42:00Z">
        <w:r w:rsidR="006A60EA" w:rsidDel="007C5C84">
          <w:delText>this</w:delText>
        </w:r>
      </w:del>
      <w:r w:rsidR="006A60EA">
        <w:t xml:space="preserve">As inputs, this module uses </w:t>
      </w:r>
      <w:r>
        <w:t xml:space="preserve">the same ACS data and </w:t>
      </w:r>
      <w:del w:id="58" w:author="Jessica Smith" w:date="2020-02-03T16:20:00Z">
        <w:r w:rsidDel="002A5D6A">
          <w:delText xml:space="preserve">user </w:delText>
        </w:r>
      </w:del>
      <w:ins w:id="59" w:author="Jessica Smith" w:date="2020-02-03T16:20:00Z">
        <w:r w:rsidR="002A5D6A">
          <w:t xml:space="preserve">PMFL program </w:t>
        </w:r>
      </w:ins>
      <w:r>
        <w:t>inputs</w:t>
      </w:r>
      <w:ins w:id="60" w:author="Jessica Smith" w:date="2020-02-03T16:20:00Z">
        <w:r w:rsidR="002A5D6A">
          <w:t>.</w:t>
        </w:r>
      </w:ins>
      <w:del w:id="61" w:author="Jessica Smith" w:date="2020-02-03T16:22:00Z">
        <w:r w:rsidDel="002A5D6A">
          <w:delText xml:space="preserve"> on a theoretical tax structure to simulate</w:delText>
        </w:r>
        <w:r w:rsidR="006A60EA" w:rsidDel="002A5D6A">
          <w:delText>.</w:delText>
        </w:r>
      </w:del>
      <w:ins w:id="62" w:author="Jessica Smith" w:date="2020-01-24T08:29:00Z">
        <w:r w:rsidR="00020173">
          <w:t xml:space="preserve"> </w:t>
        </w:r>
      </w:ins>
      <w:ins w:id="63" w:author="Jessica Smith" w:date="2020-01-24T12:52:00Z">
        <w:r w:rsidR="004C15A5">
          <w:t xml:space="preserve">The taxable wage base is estimated from ACS earnings data. </w:t>
        </w:r>
      </w:ins>
      <w:del w:id="64" w:author="Jessica Smith" w:date="2020-01-24T12:52:00Z">
        <w:r w:rsidR="006A60EA" w:rsidDel="004C15A5">
          <w:delText xml:space="preserve"> </w:delText>
        </w:r>
      </w:del>
      <w:r w:rsidR="006A60EA">
        <w:t xml:space="preserve">The module outputs the simulated annual </w:t>
      </w:r>
      <w:ins w:id="65" w:author="Jessica Smith" w:date="2020-01-23T16:23:00Z">
        <w:r w:rsidR="007A5F10">
          <w:t xml:space="preserve">payroll tax </w:t>
        </w:r>
      </w:ins>
      <w:r w:rsidR="006A60EA">
        <w:t>revenue from the tax structure</w:t>
      </w:r>
      <w:del w:id="66" w:author="Jessica Smith" w:date="2020-02-03T16:08:00Z">
        <w:r w:rsidR="006A60EA" w:rsidDel="007A4DCF">
          <w:delText>, and compares</w:delText>
        </w:r>
      </w:del>
      <w:ins w:id="67" w:author="Jessica Smith" w:date="2020-02-03T16:08:00Z">
        <w:r w:rsidR="007A4DCF">
          <w:t xml:space="preserve"> so that the user can compare</w:t>
        </w:r>
      </w:ins>
      <w:r w:rsidR="006A60EA">
        <w:t xml:space="preserve"> it with the annual amount of benefits that will be paid out.</w:t>
      </w:r>
    </w:p>
    <w:p w14:paraId="249E093A" w14:textId="481B08BC" w:rsidR="00016F5A" w:rsidRDefault="00016F5A" w:rsidP="00DD363F"/>
    <w:p w14:paraId="4A1DD018" w14:textId="77777777" w:rsidR="00016F5A" w:rsidRDefault="00016F5A" w:rsidP="00016F5A">
      <w:r>
        <w:t xml:space="preserve">Altogether, the benefit financing model allows users to easily take the output from the microsimulation model and come up with a tax structure </w:t>
      </w:r>
      <w:del w:id="68" w:author="Jessica Smith" w:date="2020-01-23T16:25:00Z">
        <w:r w:rsidDel="00271031">
          <w:delText xml:space="preserve">or other financing plan </w:delText>
        </w:r>
      </w:del>
      <w:r>
        <w:t>to cover the costs of the theoretical leave program in question.</w:t>
      </w:r>
    </w:p>
    <w:p w14:paraId="3AD6CC33" w14:textId="77777777" w:rsidR="00BA6311" w:rsidRDefault="00BA6311" w:rsidP="00DD363F"/>
    <w:p w14:paraId="0FFED5EF" w14:textId="5317D95B" w:rsidR="00BA6311" w:rsidRPr="004E3D78" w:rsidRDefault="00BA6311" w:rsidP="00625F39">
      <w:pPr>
        <w:rPr>
          <w:rFonts w:ascii="Tahoma" w:hAnsi="Tahoma" w:cs="Tahoma"/>
          <w:color w:val="FFFFFF"/>
          <w:sz w:val="56"/>
          <w:szCs w:val="56"/>
        </w:rPr>
      </w:pPr>
      <w:r>
        <w:t xml:space="preserve">While bulk of program costs are leave benefit payouts, there are administrative and procedural costs to running a paid leave program. </w:t>
      </w:r>
      <w:del w:id="69" w:author="Jessica Smith" w:date="2020-01-24T13:08:00Z">
        <w:r w:rsidDel="00CB5A47">
          <w:delText>For example</w:delText>
        </w:r>
      </w:del>
      <w:ins w:id="70" w:author="Jessica Smith" w:date="2020-01-24T13:08:00Z">
        <w:r w:rsidR="00CB5A47">
          <w:t>Examples of these administrative costs are</w:t>
        </w:r>
      </w:ins>
      <w:del w:id="71" w:author="Jessica Smith" w:date="2020-01-24T13:08:00Z">
        <w:r w:rsidDel="00CB5A47">
          <w:delText>,</w:delText>
        </w:r>
      </w:del>
      <w:r>
        <w:t xml:space="preserve"> </w:t>
      </w:r>
      <w:ins w:id="72" w:author="Jessica Smith" w:date="2020-01-24T13:04:00Z">
        <w:r w:rsidR="00CB5A47">
          <w:t>technology infrastructure, marketing</w:t>
        </w:r>
      </w:ins>
      <w:ins w:id="73" w:author="Jessica Smith" w:date="2020-01-24T13:10:00Z">
        <w:r w:rsidR="00CB5A47">
          <w:t xml:space="preserve"> initiatives</w:t>
        </w:r>
      </w:ins>
      <w:ins w:id="74" w:author="Jessica Smith" w:date="2020-01-24T13:04:00Z">
        <w:r w:rsidR="00CB5A47">
          <w:t xml:space="preserve">, </w:t>
        </w:r>
      </w:ins>
      <w:del w:id="75" w:author="Jessica Smith" w:date="2020-01-24T13:07:00Z">
        <w:r w:rsidDel="00CB5A47">
          <w:delText>staff time must be spent</w:delText>
        </w:r>
      </w:del>
      <w:ins w:id="76" w:author="Jessica Smith" w:date="2020-01-24T13:08:00Z">
        <w:r w:rsidR="00CB5A47">
          <w:t xml:space="preserve">a </w:t>
        </w:r>
      </w:ins>
      <w:ins w:id="77" w:author="Jessica Smith" w:date="2020-01-24T13:07:00Z">
        <w:r w:rsidR="00CB5A47">
          <w:t>claim processing staff</w:t>
        </w:r>
      </w:ins>
      <w:ins w:id="78" w:author="Jessica Smith" w:date="2020-01-24T13:08:00Z">
        <w:r w:rsidR="00CB5A47">
          <w:t xml:space="preserve"> unit</w:t>
        </w:r>
      </w:ins>
      <w:ins w:id="79" w:author="Jessica Smith" w:date="2020-01-24T13:07:00Z">
        <w:r w:rsidR="00CB5A47">
          <w:t xml:space="preserve">, </w:t>
        </w:r>
      </w:ins>
      <w:ins w:id="80" w:author="Jessica Smith" w:date="2020-01-24T13:08:00Z">
        <w:r w:rsidR="00CB5A47">
          <w:t xml:space="preserve">and a </w:t>
        </w:r>
      </w:ins>
      <w:ins w:id="81" w:author="Jessica Smith" w:date="2020-01-24T13:07:00Z">
        <w:r w:rsidR="00CB5A47">
          <w:t>fraud unit.</w:t>
        </w:r>
      </w:ins>
      <w:r>
        <w:t xml:space="preserve"> </w:t>
      </w:r>
      <w:del w:id="82" w:author="Jessica Smith" w:date="2020-01-24T13:09:00Z">
        <w:r w:rsidDel="00CB5A47">
          <w:delText xml:space="preserve">validating eligibility, </w:delText>
        </w:r>
      </w:del>
      <w:del w:id="83" w:author="Jessica Smith" w:date="2020-01-24T12:55:00Z">
        <w:r w:rsidDel="004C15A5">
          <w:delText xml:space="preserve">checking for improper payments, </w:delText>
        </w:r>
      </w:del>
      <w:del w:id="84" w:author="Jessica Smith" w:date="2020-01-24T13:00:00Z">
        <w:r w:rsidDel="004C15A5">
          <w:delText xml:space="preserve">and </w:delText>
        </w:r>
      </w:del>
      <w:del w:id="85" w:author="Jessica Smith" w:date="2020-01-24T13:09:00Z">
        <w:r w:rsidDel="00CB5A47">
          <w:delText xml:space="preserve">investigating evidence of fraud. </w:delText>
        </w:r>
      </w:del>
      <w:r>
        <w:t xml:space="preserve">The benefit financing module also includes </w:t>
      </w:r>
      <w:del w:id="86" w:author="Jessica Smith" w:date="2020-01-23T16:18:00Z">
        <w:r w:rsidDel="00D50C8F">
          <w:delText>a</w:delText>
        </w:r>
      </w:del>
      <w:ins w:id="87" w:author="Jessica Smith" w:date="2020-01-23T16:18:00Z">
        <w:r w:rsidR="00D50C8F">
          <w:t xml:space="preserve">two </w:t>
        </w:r>
      </w:ins>
      <w:ins w:id="88" w:author="Jessica Smith" w:date="2020-01-23T16:19:00Z">
        <w:r w:rsidR="00D50C8F">
          <w:t xml:space="preserve">downloadable </w:t>
        </w:r>
      </w:ins>
      <w:ins w:id="89" w:author="Jessica Smith" w:date="2020-01-23T16:18:00Z">
        <w:r w:rsidR="00D50C8F">
          <w:t xml:space="preserve">documents to support estimation of these administrative costs (1) An </w:t>
        </w:r>
      </w:ins>
      <w:ins w:id="90" w:author="Jessica Smith" w:date="2020-01-23T16:16:00Z">
        <w:r w:rsidR="00D50C8F">
          <w:t xml:space="preserve">Excel template </w:t>
        </w:r>
      </w:ins>
      <w:ins w:id="91" w:author="Jessica Smith" w:date="2020-01-23T16:18:00Z">
        <w:r w:rsidR="007A5F10">
          <w:t>for calculations</w:t>
        </w:r>
      </w:ins>
      <w:ins w:id="92" w:author="Jessica Smith" w:date="2020-02-03T14:59:00Z">
        <w:r w:rsidR="00066200">
          <w:t xml:space="preserve"> entitled “</w:t>
        </w:r>
      </w:ins>
      <w:ins w:id="93" w:author="Jessica Smith" w:date="2020-02-03T16:14:00Z">
        <w:r w:rsidR="002A5D6A" w:rsidRPr="004E3D78">
          <w:t>Administrative Cost Template for Paid Family and Medical Leave Programs”</w:t>
        </w:r>
      </w:ins>
      <w:ins w:id="94" w:author="Jessica Smith" w:date="2020-01-23T16:18:00Z">
        <w:r w:rsidR="007A5F10">
          <w:t xml:space="preserve"> and (2) a </w:t>
        </w:r>
      </w:ins>
      <w:ins w:id="95" w:author="Jessica Smith" w:date="2020-02-03T16:15:00Z">
        <w:r w:rsidR="002A5D6A">
          <w:t xml:space="preserve">companion </w:t>
        </w:r>
      </w:ins>
      <w:ins w:id="96" w:author="Jessica Smith" w:date="2020-01-23T16:18:00Z">
        <w:r w:rsidR="007A5F10">
          <w:t>reference document entitled</w:t>
        </w:r>
        <w:r w:rsidR="00D50C8F">
          <w:t xml:space="preserve"> </w:t>
        </w:r>
      </w:ins>
      <w:ins w:id="97" w:author="Jessica Smith" w:date="2020-01-23T16:22:00Z">
        <w:r w:rsidR="007A5F10">
          <w:lastRenderedPageBreak/>
          <w:t>“</w:t>
        </w:r>
        <w:r w:rsidR="007A5F10" w:rsidRPr="007A5F10">
          <w:t>A Guide to the Administrative Costs of Establishing a State Paid Family and Medical Leave Program</w:t>
        </w:r>
      </w:ins>
      <w:ins w:id="98" w:author="Jessica Smith" w:date="2020-02-03T16:20:00Z">
        <w:r w:rsidR="002A5D6A">
          <w:t>.</w:t>
        </w:r>
      </w:ins>
      <w:ins w:id="99" w:author="Jessica Smith" w:date="2020-01-23T16:22:00Z">
        <w:r w:rsidR="007A5F10" w:rsidRPr="007A5F10">
          <w:t>”</w:t>
        </w:r>
      </w:ins>
      <w:r w:rsidR="00D43A34">
        <w:t xml:space="preserve"> </w:t>
      </w:r>
      <w:del w:id="100" w:author="Jessica Smith" w:date="2020-01-23T16:16:00Z">
        <w:r w:rsidDel="00D50C8F">
          <w:delText xml:space="preserve"> tool</w:delText>
        </w:r>
      </w:del>
      <w:del w:id="101" w:author="Jessica Smith" w:date="2020-01-23T16:18:00Z">
        <w:r w:rsidDel="00D50C8F">
          <w:delText xml:space="preserve"> to </w:delText>
        </w:r>
      </w:del>
      <w:del w:id="102" w:author="Jessica Smith" w:date="2020-01-23T16:19:00Z">
        <w:r w:rsidDel="00D50C8F">
          <w:delText>calculate these kinds of costs based on user inputs</w:delText>
        </w:r>
      </w:del>
      <w:del w:id="103" w:author="Jessica Smith" w:date="2020-02-03T16:20:00Z">
        <w:r w:rsidDel="002A5D6A">
          <w:delText>.</w:delText>
        </w:r>
      </w:del>
      <w:r>
        <w:t xml:space="preserve"> </w:t>
      </w:r>
      <w:ins w:id="104" w:author="Jessica Smith" w:date="2020-01-23T16:22:00Z">
        <w:r w:rsidR="007A5F10" w:rsidRPr="007A5F10">
          <w:t>Th</w:t>
        </w:r>
      </w:ins>
      <w:ins w:id="105" w:author="Jessica Smith" w:date="2020-01-24T13:12:00Z">
        <w:r w:rsidR="00A60068">
          <w:t>e</w:t>
        </w:r>
      </w:ins>
      <w:ins w:id="106" w:author="Jessica Smith" w:date="2020-01-23T16:22:00Z">
        <w:r w:rsidR="007A5F10" w:rsidRPr="007A5F10">
          <w:t xml:space="preserve"> </w:t>
        </w:r>
        <w:r w:rsidR="007A5F10">
          <w:t>G</w:t>
        </w:r>
        <w:r w:rsidR="007A5F10" w:rsidRPr="007A5F10">
          <w:t>uide provides a platform for policy practitioners to learn from the experiences of other states on how to estimate</w:t>
        </w:r>
        <w:r w:rsidR="007A5F10" w:rsidRPr="00E97E7B">
          <w:rPr>
            <w:rFonts w:cs="Arial"/>
          </w:rPr>
          <w:t xml:space="preserve"> the potential administrative costs of a new paid family a</w:t>
        </w:r>
        <w:r w:rsidR="007A5F10">
          <w:rPr>
            <w:rFonts w:cs="Arial"/>
          </w:rPr>
          <w:t>nd medical leave (PFML) program.</w:t>
        </w:r>
        <w:r w:rsidR="007A5F10">
          <w:rPr>
            <w:rStyle w:val="FootnoteReference"/>
            <w:rFonts w:cs="Arial"/>
          </w:rPr>
          <w:footnoteReference w:id="6"/>
        </w:r>
        <w:r w:rsidR="007A5F10" w:rsidRPr="004B1512">
          <w:rPr>
            <w:rStyle w:val="FootnoteReference"/>
            <w:rFonts w:cs="Arial"/>
          </w:rPr>
          <w:t xml:space="preserve"> </w:t>
        </w:r>
      </w:ins>
    </w:p>
    <w:p w14:paraId="4EF6B201" w14:textId="77777777" w:rsidR="00BA6311" w:rsidRDefault="00BA6311" w:rsidP="00DD363F"/>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109" w:name="_Toc23253933"/>
      <w:r>
        <w:lastRenderedPageBreak/>
        <w:t>2.2</w:t>
      </w:r>
      <w:r>
        <w:tab/>
      </w:r>
      <w:r w:rsidR="00CC7643">
        <w:t>Model Inputs</w:t>
      </w:r>
      <w:bookmarkEnd w:id="109"/>
    </w:p>
    <w:p w14:paraId="3757ED6F" w14:textId="77777777" w:rsidR="00DD363F" w:rsidRDefault="00DD363F" w:rsidP="00DD363F"/>
    <w:p w14:paraId="48B4CB52" w14:textId="7AB6FC2E" w:rsidR="00DD363F" w:rsidRDefault="00DD363F" w:rsidP="00770149">
      <w:pPr>
        <w:pStyle w:val="Heading3"/>
      </w:pPr>
      <w:bookmarkStart w:id="110" w:name="_Toc23253934"/>
      <w:r>
        <w:t>2.2.1</w:t>
      </w:r>
      <w:r>
        <w:tab/>
      </w:r>
      <w:r w:rsidR="003D203C">
        <w:t xml:space="preserve">2012 </w:t>
      </w:r>
      <w:r w:rsidR="00CC7643">
        <w:t>FMLA Survey</w:t>
      </w:r>
      <w:bookmarkEnd w:id="110"/>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Leave needer only (Received section B – leave needing questions)</w:t>
      </w:r>
    </w:p>
    <w:p w14:paraId="1F3F22C3" w14:textId="77777777" w:rsidR="00417192" w:rsidRDefault="00417192" w:rsidP="00285E08">
      <w:pPr>
        <w:pStyle w:val="ListParagraph"/>
        <w:numPr>
          <w:ilvl w:val="0"/>
          <w:numId w:val="8"/>
        </w:numPr>
      </w:pPr>
      <w:r>
        <w:t>Dual taker and needer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_matdis</w:t>
      </w:r>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_illchild</w:t>
      </w:r>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_illparent</w:t>
      </w:r>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111" w:name="_Toc23253935"/>
      <w:r>
        <w:t>2.2.2</w:t>
      </w:r>
      <w:r>
        <w:tab/>
      </w:r>
      <w:r w:rsidR="00CC7643">
        <w:t>American Community Survey</w:t>
      </w:r>
      <w:bookmarkEnd w:id="111"/>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112" w:name="_Toc23253936"/>
      <w:r>
        <w:t>2.2.</w:t>
      </w:r>
      <w:r w:rsidR="00E626BB">
        <w:t>3</w:t>
      </w:r>
      <w:r>
        <w:t xml:space="preserve"> </w:t>
      </w:r>
      <w:r>
        <w:tab/>
      </w:r>
      <w:r w:rsidR="00E626BB">
        <w:t>Current Population Survey</w:t>
      </w:r>
      <w:bookmarkEnd w:id="112"/>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113" w:name="_Toc23253937"/>
      <w:r>
        <w:t xml:space="preserve">2.2.4 </w:t>
      </w:r>
      <w:r>
        <w:tab/>
        <w:t>User-Defined Inputs</w:t>
      </w:r>
      <w:bookmarkEnd w:id="113"/>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223A9B92" w:rsidR="00967266" w:rsidRPr="004E3D78" w:rsidRDefault="00967266" w:rsidP="00285E08">
      <w:pPr>
        <w:pStyle w:val="ListParagraph"/>
        <w:numPr>
          <w:ilvl w:val="0"/>
          <w:numId w:val="4"/>
        </w:numPr>
        <w:spacing w:before="240"/>
        <w:contextualSpacing w:val="0"/>
        <w:rPr>
          <w:b/>
          <w:highlight w:val="yellow"/>
        </w:rPr>
      </w:pPr>
      <w:r w:rsidRPr="004E3D78">
        <w:rPr>
          <w:b/>
          <w:highlight w:val="yellow"/>
        </w:rPr>
        <w:t>Program inputs:</w:t>
      </w:r>
      <w:r w:rsidRPr="004E3D78">
        <w:rPr>
          <w:highlight w:val="yellow"/>
        </w:rPr>
        <w:t xml:space="preserve"> Inputs that define the characteristics, rules, and benefits of the leave program to be simulated. (e.g. weekly program benefits paid, and maximum length in </w:t>
      </w:r>
      <w:commentRangeStart w:id="114"/>
      <w:r w:rsidRPr="004E3D78">
        <w:rPr>
          <w:highlight w:val="yellow"/>
        </w:rPr>
        <w:t>weeks</w:t>
      </w:r>
      <w:commentRangeEnd w:id="114"/>
      <w:r w:rsidR="002A5D6A" w:rsidRPr="004E3D78">
        <w:rPr>
          <w:rStyle w:val="CommentReference"/>
          <w:highlight w:val="yellow"/>
        </w:rPr>
        <w:commentReference w:id="114"/>
      </w:r>
      <w:ins w:id="115" w:author="Jessica Smith" w:date="2020-02-03T16:21:00Z">
        <w:r w:rsidR="002A5D6A" w:rsidRPr="004E3D78">
          <w:rPr>
            <w:highlight w:val="yellow"/>
          </w:rPr>
          <w:t>, payroll tax regime)</w:t>
        </w:r>
      </w:ins>
      <w:r w:rsidRPr="004E3D78">
        <w:rPr>
          <w:highlight w:val="yellow"/>
        </w:rPr>
        <w:t xml:space="preserve"> </w:t>
      </w:r>
    </w:p>
    <w:p w14:paraId="655B039E" w14:textId="77777777" w:rsidR="00967266" w:rsidRPr="008B5A07" w:rsidRDefault="00967266" w:rsidP="00285E08">
      <w:pPr>
        <w:pStyle w:val="ListParagraph"/>
        <w:numPr>
          <w:ilvl w:val="0"/>
          <w:numId w:val="4"/>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116" w:name="_Toc23253938"/>
      <w:r>
        <w:t>2.3</w:t>
      </w:r>
      <w:r>
        <w:tab/>
      </w:r>
      <w:r w:rsidR="00CC7643">
        <w:t>Model Outputs</w:t>
      </w:r>
      <w:bookmarkEnd w:id="116"/>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117" w:name="_Ref530579103"/>
      <w:bookmarkStart w:id="118"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117"/>
      <w:r>
        <w:t xml:space="preserve">. Simulation Output </w:t>
      </w:r>
      <w:r w:rsidR="00495D8E">
        <w:t xml:space="preserve">Dataset </w:t>
      </w:r>
      <w:r>
        <w:t>Visualization</w:t>
      </w:r>
      <w:bookmarkEnd w:id="118"/>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w:t>
      </w:r>
      <w:r>
        <w:lastRenderedPageBreak/>
        <w:t>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BB503C"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BB503C"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 xml:space="preserve">The first option is the “resp_len” extension. The “resp_len” is a binary variable generated by our model based on a suite of FMLA questions related to financial sensitivity of leave length. If a respondent indicates yes to any of these questions, their “resp_len” value equals 1; otherwise it is 0. </w:t>
      </w:r>
      <w:r w:rsidR="007B67A3">
        <w:t xml:space="preserve">This variable is then used in the </w:t>
      </w:r>
      <w:r w:rsidR="007B67A3" w:rsidRPr="007B67A3">
        <w:rPr>
          <w:rStyle w:val="BodyTextChar"/>
        </w:rPr>
        <w:t>leave_length_impute</w:t>
      </w:r>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r w:rsidRPr="006A63AA">
        <w:rPr>
          <w:rStyle w:val="BodyTextChar"/>
        </w:rPr>
        <w:t>ext_resp_len</w:t>
      </w:r>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r w:rsidRPr="006A63AA">
        <w:rPr>
          <w:rStyle w:val="BodyTextChar"/>
        </w:rPr>
        <w:t>ext_resp_len</w:t>
      </w:r>
      <w:r>
        <w:t xml:space="preserve">” parameter equals TRUE and </w:t>
      </w:r>
      <w:r w:rsidRPr="006A63AA">
        <w:rPr>
          <w:rStyle w:val="BodyTextChar"/>
        </w:rPr>
        <w:t>resp_len</w:t>
      </w:r>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lastRenderedPageBreak/>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rr_sensitive_leave_len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Configuration 3: Resp_len extension only</w:t>
      </w:r>
    </w:p>
    <w:p w14:paraId="37A82B7A" w14:textId="1EF8811F" w:rsidR="00F930B3" w:rsidRDefault="00F930B3" w:rsidP="004A1D5B">
      <w:pPr>
        <w:ind w:left="720"/>
      </w:pPr>
      <w:r>
        <w:t xml:space="preserve">Configuration 4: Resp_len and rr_sensitive_leave_len </w:t>
      </w:r>
      <w:r w:rsidR="00DF62F9">
        <w:t xml:space="preserve">(with rr=.5) </w:t>
      </w:r>
      <w:r>
        <w:t>extensions</w:t>
      </w:r>
    </w:p>
    <w:p w14:paraId="0B371F12" w14:textId="190B0BE8" w:rsidR="00F930B3" w:rsidRDefault="00F930B3" w:rsidP="00F930B3">
      <w:pPr>
        <w:ind w:left="720"/>
      </w:pPr>
      <w:r>
        <w:t>Configuration 5: ACM, resp_len, and rr_sensitive_leave_len</w:t>
      </w:r>
      <w:r w:rsidR="00DF62F9">
        <w:t xml:space="preserve"> (with rr=.5)</w:t>
      </w:r>
      <w:r>
        <w:t xml:space="preserve"> extensions</w:t>
      </w:r>
    </w:p>
    <w:p w14:paraId="6F42C404" w14:textId="50731228" w:rsidR="00F930B3" w:rsidRDefault="00F930B3" w:rsidP="004A1D5B">
      <w:pPr>
        <w:ind w:left="720"/>
      </w:pPr>
    </w:p>
    <w:p w14:paraId="698C673E" w14:textId="3C846DF4" w:rsidR="007E0224" w:rsidRDefault="007E0224" w:rsidP="007E0224">
      <w:pPr>
        <w:ind w:left="720"/>
        <w:jc w:val="center"/>
      </w:pPr>
      <w:r>
        <w:t>Exhibit X: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14:paraId="2198E7FB" w14:textId="77777777" w:rsidTr="00F930B3">
        <w:tc>
          <w:tcPr>
            <w:tcW w:w="1439" w:type="dxa"/>
          </w:tcPr>
          <w:p w14:paraId="406706B4" w14:textId="53F49CBD" w:rsidR="00F930B3" w:rsidRDefault="00F930B3" w:rsidP="004A1D5B">
            <w:r>
              <w:t>Leave Type</w:t>
            </w:r>
          </w:p>
        </w:tc>
        <w:tc>
          <w:tcPr>
            <w:tcW w:w="1439" w:type="dxa"/>
          </w:tcPr>
          <w:p w14:paraId="6A5C9623" w14:textId="108B5EC8" w:rsidR="00F930B3" w:rsidRDefault="00F930B3" w:rsidP="004A1D5B">
            <w:r>
              <w:t>Config 1</w:t>
            </w:r>
          </w:p>
        </w:tc>
        <w:tc>
          <w:tcPr>
            <w:tcW w:w="1438" w:type="dxa"/>
          </w:tcPr>
          <w:p w14:paraId="4B78FB29" w14:textId="6F036E4B" w:rsidR="00F930B3" w:rsidRDefault="00F930B3" w:rsidP="004A1D5B">
            <w:r>
              <w:t>Config 2</w:t>
            </w:r>
          </w:p>
        </w:tc>
        <w:tc>
          <w:tcPr>
            <w:tcW w:w="1438" w:type="dxa"/>
          </w:tcPr>
          <w:p w14:paraId="7B483094" w14:textId="59DA047B" w:rsidR="00F930B3" w:rsidRDefault="00F930B3" w:rsidP="004A1D5B">
            <w:r>
              <w:t>Config 3</w:t>
            </w:r>
          </w:p>
        </w:tc>
        <w:tc>
          <w:tcPr>
            <w:tcW w:w="1438" w:type="dxa"/>
          </w:tcPr>
          <w:p w14:paraId="1B7C920F" w14:textId="6D902239" w:rsidR="00F930B3" w:rsidRDefault="00F930B3" w:rsidP="004A1D5B">
            <w:r>
              <w:t>Config 4</w:t>
            </w:r>
          </w:p>
        </w:tc>
        <w:tc>
          <w:tcPr>
            <w:tcW w:w="1438" w:type="dxa"/>
          </w:tcPr>
          <w:p w14:paraId="14FBF955" w14:textId="4F5C1D8D" w:rsidR="00F930B3" w:rsidRDefault="00F930B3" w:rsidP="004A1D5B">
            <w:r>
              <w:t>Config 5</w:t>
            </w:r>
          </w:p>
        </w:tc>
      </w:tr>
      <w:tr w:rsidR="00F930B3" w14:paraId="6CA99FF8" w14:textId="77777777" w:rsidTr="005A74F8">
        <w:tc>
          <w:tcPr>
            <w:tcW w:w="1439" w:type="dxa"/>
            <w:vAlign w:val="bottom"/>
          </w:tcPr>
          <w:p w14:paraId="02084135" w14:textId="4A899FFE" w:rsidR="00F930B3" w:rsidRDefault="007E0224" w:rsidP="00F930B3">
            <w:r>
              <w:rPr>
                <w:rFonts w:ascii="Calibri" w:hAnsi="Calibri" w:cs="Calibri"/>
                <w:color w:val="000000"/>
                <w:sz w:val="22"/>
                <w:szCs w:val="22"/>
              </w:rPr>
              <w:t>O</w:t>
            </w:r>
            <w:r w:rsidR="00F930B3">
              <w:rPr>
                <w:rFonts w:ascii="Calibri" w:hAnsi="Calibri" w:cs="Calibri"/>
                <w:color w:val="000000"/>
                <w:sz w:val="22"/>
                <w:szCs w:val="22"/>
              </w:rPr>
              <w:t>wn</w:t>
            </w:r>
            <w:r>
              <w:rPr>
                <w:rFonts w:ascii="Calibri" w:hAnsi="Calibri" w:cs="Calibri"/>
                <w:color w:val="000000"/>
                <w:sz w:val="22"/>
                <w:szCs w:val="22"/>
              </w:rPr>
              <w:t xml:space="preserve"> Health</w:t>
            </w:r>
          </w:p>
        </w:tc>
        <w:tc>
          <w:tcPr>
            <w:tcW w:w="1439" w:type="dxa"/>
            <w:vAlign w:val="bottom"/>
          </w:tcPr>
          <w:p w14:paraId="6B15D054" w14:textId="64CF0E32" w:rsidR="00F930B3" w:rsidRDefault="00F930B3" w:rsidP="00F930B3">
            <w:r>
              <w:rPr>
                <w:rFonts w:ascii="Calibri" w:hAnsi="Calibri" w:cs="Calibri"/>
                <w:color w:val="000000"/>
                <w:sz w:val="22"/>
                <w:szCs w:val="22"/>
              </w:rPr>
              <w:t>0.0%</w:t>
            </w:r>
          </w:p>
        </w:tc>
        <w:tc>
          <w:tcPr>
            <w:tcW w:w="1438" w:type="dxa"/>
            <w:vAlign w:val="bottom"/>
          </w:tcPr>
          <w:p w14:paraId="11BA4A80" w14:textId="766081B5" w:rsidR="00F930B3" w:rsidRDefault="00F930B3" w:rsidP="00F930B3">
            <w:r>
              <w:rPr>
                <w:rFonts w:ascii="Calibri" w:hAnsi="Calibri" w:cs="Calibri"/>
                <w:color w:val="000000"/>
                <w:sz w:val="22"/>
                <w:szCs w:val="22"/>
              </w:rPr>
              <w:t>0.8%</w:t>
            </w:r>
          </w:p>
        </w:tc>
        <w:tc>
          <w:tcPr>
            <w:tcW w:w="1438" w:type="dxa"/>
            <w:vAlign w:val="bottom"/>
          </w:tcPr>
          <w:p w14:paraId="32C8C57A" w14:textId="6F5CEC05" w:rsidR="00F930B3" w:rsidRDefault="00F930B3" w:rsidP="00F930B3">
            <w:r>
              <w:rPr>
                <w:rFonts w:ascii="Calibri" w:hAnsi="Calibri" w:cs="Calibri"/>
                <w:color w:val="000000"/>
                <w:sz w:val="22"/>
                <w:szCs w:val="22"/>
              </w:rPr>
              <w:t>15.6%</w:t>
            </w:r>
          </w:p>
        </w:tc>
        <w:tc>
          <w:tcPr>
            <w:tcW w:w="1438" w:type="dxa"/>
            <w:vAlign w:val="bottom"/>
          </w:tcPr>
          <w:p w14:paraId="5B4CB3E8" w14:textId="5AD771FA" w:rsidR="00F930B3" w:rsidRDefault="00F930B3" w:rsidP="00F930B3">
            <w:r>
              <w:rPr>
                <w:rFonts w:ascii="Calibri" w:hAnsi="Calibri" w:cs="Calibri"/>
                <w:color w:val="000000"/>
                <w:sz w:val="22"/>
                <w:szCs w:val="22"/>
              </w:rPr>
              <w:t>14.0%</w:t>
            </w:r>
          </w:p>
        </w:tc>
        <w:tc>
          <w:tcPr>
            <w:tcW w:w="1438" w:type="dxa"/>
            <w:vAlign w:val="bottom"/>
          </w:tcPr>
          <w:p w14:paraId="289EBC46" w14:textId="163C6EE5" w:rsidR="00F930B3" w:rsidRDefault="00F930B3" w:rsidP="00F930B3">
            <w:r>
              <w:rPr>
                <w:rFonts w:ascii="Calibri" w:hAnsi="Calibri" w:cs="Calibri"/>
                <w:color w:val="000000"/>
                <w:sz w:val="22"/>
                <w:szCs w:val="22"/>
              </w:rPr>
              <w:t>14.6%</w:t>
            </w:r>
          </w:p>
        </w:tc>
      </w:tr>
      <w:tr w:rsidR="00F930B3" w14:paraId="5195B1ED" w14:textId="77777777" w:rsidTr="005A74F8">
        <w:tc>
          <w:tcPr>
            <w:tcW w:w="1439" w:type="dxa"/>
            <w:vAlign w:val="bottom"/>
          </w:tcPr>
          <w:p w14:paraId="426AE56E" w14:textId="77C45C99" w:rsidR="00F930B3" w:rsidRDefault="007E0224" w:rsidP="00F930B3">
            <w:r>
              <w:rPr>
                <w:rFonts w:ascii="Calibri" w:hAnsi="Calibri" w:cs="Calibri"/>
                <w:color w:val="000000"/>
                <w:sz w:val="22"/>
                <w:szCs w:val="22"/>
              </w:rPr>
              <w:t>Maternal Disability</w:t>
            </w:r>
          </w:p>
        </w:tc>
        <w:tc>
          <w:tcPr>
            <w:tcW w:w="1439" w:type="dxa"/>
            <w:vAlign w:val="bottom"/>
          </w:tcPr>
          <w:p w14:paraId="1C6E495B" w14:textId="1DB9FE6C" w:rsidR="00F930B3" w:rsidRDefault="00F930B3" w:rsidP="00F930B3">
            <w:r>
              <w:rPr>
                <w:rFonts w:ascii="Calibri" w:hAnsi="Calibri" w:cs="Calibri"/>
                <w:color w:val="000000"/>
                <w:sz w:val="22"/>
                <w:szCs w:val="22"/>
              </w:rPr>
              <w:t>0.0%</w:t>
            </w:r>
          </w:p>
        </w:tc>
        <w:tc>
          <w:tcPr>
            <w:tcW w:w="1438" w:type="dxa"/>
            <w:vAlign w:val="bottom"/>
          </w:tcPr>
          <w:p w14:paraId="19F07C03" w14:textId="0362268B" w:rsidR="00F930B3" w:rsidRDefault="00F930B3" w:rsidP="00F930B3">
            <w:r>
              <w:rPr>
                <w:rFonts w:ascii="Calibri" w:hAnsi="Calibri" w:cs="Calibri"/>
                <w:color w:val="000000"/>
                <w:sz w:val="22"/>
                <w:szCs w:val="22"/>
              </w:rPr>
              <w:t>0.2%</w:t>
            </w:r>
          </w:p>
        </w:tc>
        <w:tc>
          <w:tcPr>
            <w:tcW w:w="1438" w:type="dxa"/>
            <w:vAlign w:val="bottom"/>
          </w:tcPr>
          <w:p w14:paraId="39D24AC5" w14:textId="676D438A" w:rsidR="00F930B3" w:rsidRDefault="00F930B3" w:rsidP="00F930B3">
            <w:r>
              <w:rPr>
                <w:rFonts w:ascii="Calibri" w:hAnsi="Calibri" w:cs="Calibri"/>
                <w:color w:val="000000"/>
                <w:sz w:val="22"/>
                <w:szCs w:val="22"/>
              </w:rPr>
              <w:t>10.5%</w:t>
            </w:r>
          </w:p>
        </w:tc>
        <w:tc>
          <w:tcPr>
            <w:tcW w:w="1438" w:type="dxa"/>
            <w:vAlign w:val="bottom"/>
          </w:tcPr>
          <w:p w14:paraId="538B2C93" w14:textId="65C4E2F1" w:rsidR="00F930B3" w:rsidRDefault="00F930B3" w:rsidP="00F930B3">
            <w:r>
              <w:rPr>
                <w:rFonts w:ascii="Calibri" w:hAnsi="Calibri" w:cs="Calibri"/>
                <w:color w:val="000000"/>
                <w:sz w:val="22"/>
                <w:szCs w:val="22"/>
              </w:rPr>
              <w:t>8.8%</w:t>
            </w:r>
          </w:p>
        </w:tc>
        <w:tc>
          <w:tcPr>
            <w:tcW w:w="1438" w:type="dxa"/>
            <w:vAlign w:val="bottom"/>
          </w:tcPr>
          <w:p w14:paraId="1D39E868" w14:textId="4D432146" w:rsidR="00F930B3" w:rsidRDefault="00F930B3" w:rsidP="00F930B3">
            <w:r>
              <w:rPr>
                <w:rFonts w:ascii="Calibri" w:hAnsi="Calibri" w:cs="Calibri"/>
                <w:color w:val="000000"/>
                <w:sz w:val="22"/>
                <w:szCs w:val="22"/>
              </w:rPr>
              <w:t>9.0%</w:t>
            </w:r>
          </w:p>
        </w:tc>
      </w:tr>
      <w:tr w:rsidR="00F930B3" w14:paraId="5B616B3C" w14:textId="77777777" w:rsidTr="005A74F8">
        <w:tc>
          <w:tcPr>
            <w:tcW w:w="1439" w:type="dxa"/>
            <w:vAlign w:val="bottom"/>
          </w:tcPr>
          <w:p w14:paraId="76D7AA42" w14:textId="3F6D2D97" w:rsidR="00F930B3" w:rsidRDefault="007E0224" w:rsidP="00F930B3">
            <w:r>
              <w:rPr>
                <w:rFonts w:ascii="Calibri" w:hAnsi="Calibri" w:cs="Calibri"/>
                <w:color w:val="000000"/>
                <w:sz w:val="22"/>
                <w:szCs w:val="22"/>
              </w:rPr>
              <w:t>Child Bonding</w:t>
            </w:r>
          </w:p>
        </w:tc>
        <w:tc>
          <w:tcPr>
            <w:tcW w:w="1439" w:type="dxa"/>
            <w:vAlign w:val="bottom"/>
          </w:tcPr>
          <w:p w14:paraId="12630367" w14:textId="433FB936" w:rsidR="00F930B3" w:rsidRDefault="00F930B3" w:rsidP="00F930B3">
            <w:r>
              <w:rPr>
                <w:rFonts w:ascii="Calibri" w:hAnsi="Calibri" w:cs="Calibri"/>
                <w:color w:val="000000"/>
                <w:sz w:val="22"/>
                <w:szCs w:val="22"/>
              </w:rPr>
              <w:t>0.0%</w:t>
            </w:r>
          </w:p>
        </w:tc>
        <w:tc>
          <w:tcPr>
            <w:tcW w:w="1438" w:type="dxa"/>
            <w:vAlign w:val="bottom"/>
          </w:tcPr>
          <w:p w14:paraId="4AABAC06" w14:textId="7EB11D89" w:rsidR="00F930B3" w:rsidRDefault="00F930B3" w:rsidP="00F930B3">
            <w:r>
              <w:rPr>
                <w:rFonts w:ascii="Calibri" w:hAnsi="Calibri" w:cs="Calibri"/>
                <w:color w:val="000000"/>
                <w:sz w:val="22"/>
                <w:szCs w:val="22"/>
              </w:rPr>
              <w:t>2.4%</w:t>
            </w:r>
          </w:p>
        </w:tc>
        <w:tc>
          <w:tcPr>
            <w:tcW w:w="1438" w:type="dxa"/>
            <w:vAlign w:val="bottom"/>
          </w:tcPr>
          <w:p w14:paraId="36F33A5F" w14:textId="6BC71790" w:rsidR="00F930B3" w:rsidRDefault="00F930B3" w:rsidP="00F930B3">
            <w:r>
              <w:rPr>
                <w:rFonts w:ascii="Calibri" w:hAnsi="Calibri" w:cs="Calibri"/>
                <w:color w:val="000000"/>
                <w:sz w:val="22"/>
                <w:szCs w:val="22"/>
              </w:rPr>
              <w:t>2.8%</w:t>
            </w:r>
          </w:p>
        </w:tc>
        <w:tc>
          <w:tcPr>
            <w:tcW w:w="1438" w:type="dxa"/>
            <w:vAlign w:val="bottom"/>
          </w:tcPr>
          <w:p w14:paraId="2C132056" w14:textId="4FDFE6D3" w:rsidR="00F930B3" w:rsidRDefault="00F930B3" w:rsidP="00F930B3">
            <w:r>
              <w:rPr>
                <w:rFonts w:ascii="Calibri" w:hAnsi="Calibri" w:cs="Calibri"/>
                <w:color w:val="000000"/>
                <w:sz w:val="22"/>
                <w:szCs w:val="22"/>
              </w:rPr>
              <w:t>2.4%</w:t>
            </w:r>
          </w:p>
        </w:tc>
        <w:tc>
          <w:tcPr>
            <w:tcW w:w="1438" w:type="dxa"/>
            <w:vAlign w:val="bottom"/>
          </w:tcPr>
          <w:p w14:paraId="74CC4434" w14:textId="5BA6FBB3" w:rsidR="00F930B3" w:rsidRDefault="00F930B3" w:rsidP="00F930B3">
            <w:r>
              <w:rPr>
                <w:rFonts w:ascii="Calibri" w:hAnsi="Calibri" w:cs="Calibri"/>
                <w:color w:val="000000"/>
                <w:sz w:val="22"/>
                <w:szCs w:val="22"/>
              </w:rPr>
              <w:t>5.0%</w:t>
            </w:r>
          </w:p>
        </w:tc>
      </w:tr>
      <w:tr w:rsidR="00F930B3" w14:paraId="1F658E79" w14:textId="77777777" w:rsidTr="005A74F8">
        <w:tc>
          <w:tcPr>
            <w:tcW w:w="1439" w:type="dxa"/>
            <w:vAlign w:val="bottom"/>
          </w:tcPr>
          <w:p w14:paraId="435BCFD0" w14:textId="32C5CBBE" w:rsidR="00F930B3" w:rsidRDefault="007E0224" w:rsidP="00F930B3">
            <w:r>
              <w:rPr>
                <w:rFonts w:ascii="Calibri" w:hAnsi="Calibri" w:cs="Calibri"/>
                <w:color w:val="000000"/>
                <w:sz w:val="22"/>
                <w:szCs w:val="22"/>
              </w:rPr>
              <w:t>Ill Child</w:t>
            </w:r>
          </w:p>
        </w:tc>
        <w:tc>
          <w:tcPr>
            <w:tcW w:w="1439" w:type="dxa"/>
            <w:vAlign w:val="bottom"/>
          </w:tcPr>
          <w:p w14:paraId="663FC52F" w14:textId="622A1B8C" w:rsidR="00F930B3" w:rsidRDefault="00F930B3" w:rsidP="00F930B3">
            <w:r>
              <w:rPr>
                <w:rFonts w:ascii="Calibri" w:hAnsi="Calibri" w:cs="Calibri"/>
                <w:color w:val="000000"/>
                <w:sz w:val="22"/>
                <w:szCs w:val="22"/>
              </w:rPr>
              <w:t>0.0%</w:t>
            </w:r>
          </w:p>
        </w:tc>
        <w:tc>
          <w:tcPr>
            <w:tcW w:w="1438" w:type="dxa"/>
            <w:vAlign w:val="bottom"/>
          </w:tcPr>
          <w:p w14:paraId="3440316F" w14:textId="046FAEDE" w:rsidR="00F930B3" w:rsidRDefault="00F930B3" w:rsidP="00F930B3">
            <w:r>
              <w:rPr>
                <w:rFonts w:ascii="Calibri" w:hAnsi="Calibri" w:cs="Calibri"/>
                <w:color w:val="000000"/>
                <w:sz w:val="22"/>
                <w:szCs w:val="22"/>
              </w:rPr>
              <w:t>7.4%</w:t>
            </w:r>
          </w:p>
        </w:tc>
        <w:tc>
          <w:tcPr>
            <w:tcW w:w="1438" w:type="dxa"/>
            <w:vAlign w:val="bottom"/>
          </w:tcPr>
          <w:p w14:paraId="1DB5451F" w14:textId="4B94286E" w:rsidR="00F930B3" w:rsidRDefault="00F930B3" w:rsidP="00F930B3">
            <w:r>
              <w:rPr>
                <w:rFonts w:ascii="Calibri" w:hAnsi="Calibri" w:cs="Calibri"/>
                <w:color w:val="000000"/>
                <w:sz w:val="22"/>
                <w:szCs w:val="22"/>
              </w:rPr>
              <w:t>7.9%</w:t>
            </w:r>
          </w:p>
        </w:tc>
        <w:tc>
          <w:tcPr>
            <w:tcW w:w="1438" w:type="dxa"/>
            <w:vAlign w:val="bottom"/>
          </w:tcPr>
          <w:p w14:paraId="4E2968EA" w14:textId="0DDFDD21" w:rsidR="00F930B3" w:rsidRDefault="00F930B3" w:rsidP="00F930B3">
            <w:r>
              <w:rPr>
                <w:rFonts w:ascii="Calibri" w:hAnsi="Calibri" w:cs="Calibri"/>
                <w:color w:val="000000"/>
                <w:sz w:val="22"/>
                <w:szCs w:val="22"/>
              </w:rPr>
              <w:t>7.2%</w:t>
            </w:r>
          </w:p>
        </w:tc>
        <w:tc>
          <w:tcPr>
            <w:tcW w:w="1438" w:type="dxa"/>
            <w:vAlign w:val="bottom"/>
          </w:tcPr>
          <w:p w14:paraId="25AAAAC2" w14:textId="6032F44F" w:rsidR="00F930B3" w:rsidRDefault="00F930B3" w:rsidP="00F930B3">
            <w:r>
              <w:rPr>
                <w:rFonts w:ascii="Calibri" w:hAnsi="Calibri" w:cs="Calibri"/>
                <w:color w:val="000000"/>
                <w:sz w:val="22"/>
                <w:szCs w:val="22"/>
              </w:rPr>
              <w:t>15.9%</w:t>
            </w:r>
          </w:p>
        </w:tc>
      </w:tr>
      <w:tr w:rsidR="00F930B3" w14:paraId="2104DC83" w14:textId="77777777" w:rsidTr="005A74F8">
        <w:tc>
          <w:tcPr>
            <w:tcW w:w="1439" w:type="dxa"/>
            <w:vAlign w:val="bottom"/>
          </w:tcPr>
          <w:p w14:paraId="16178210" w14:textId="46215AB1" w:rsidR="00F930B3" w:rsidRDefault="007E0224" w:rsidP="00F930B3">
            <w:r>
              <w:rPr>
                <w:rFonts w:ascii="Calibri" w:hAnsi="Calibri" w:cs="Calibri"/>
                <w:color w:val="000000"/>
                <w:sz w:val="22"/>
                <w:szCs w:val="22"/>
              </w:rPr>
              <w:t>Ill S</w:t>
            </w:r>
            <w:r w:rsidR="00F930B3">
              <w:rPr>
                <w:rFonts w:ascii="Calibri" w:hAnsi="Calibri" w:cs="Calibri"/>
                <w:color w:val="000000"/>
                <w:sz w:val="22"/>
                <w:szCs w:val="22"/>
              </w:rPr>
              <w:t>pouse</w:t>
            </w:r>
          </w:p>
        </w:tc>
        <w:tc>
          <w:tcPr>
            <w:tcW w:w="1439" w:type="dxa"/>
            <w:vAlign w:val="bottom"/>
          </w:tcPr>
          <w:p w14:paraId="3D14E00F" w14:textId="4F1CE6C7" w:rsidR="00F930B3" w:rsidRDefault="00F930B3" w:rsidP="00F930B3">
            <w:r>
              <w:rPr>
                <w:rFonts w:ascii="Calibri" w:hAnsi="Calibri" w:cs="Calibri"/>
                <w:color w:val="000000"/>
                <w:sz w:val="22"/>
                <w:szCs w:val="22"/>
              </w:rPr>
              <w:t>0.0%</w:t>
            </w:r>
          </w:p>
        </w:tc>
        <w:tc>
          <w:tcPr>
            <w:tcW w:w="1438" w:type="dxa"/>
            <w:vAlign w:val="bottom"/>
          </w:tcPr>
          <w:p w14:paraId="1EE56BF1" w14:textId="22CE4BBE" w:rsidR="00F930B3" w:rsidRDefault="00F930B3" w:rsidP="00F930B3">
            <w:r>
              <w:rPr>
                <w:rFonts w:ascii="Calibri" w:hAnsi="Calibri" w:cs="Calibri"/>
                <w:color w:val="000000"/>
                <w:sz w:val="22"/>
                <w:szCs w:val="22"/>
              </w:rPr>
              <w:t>5.8%</w:t>
            </w:r>
          </w:p>
        </w:tc>
        <w:tc>
          <w:tcPr>
            <w:tcW w:w="1438" w:type="dxa"/>
            <w:vAlign w:val="bottom"/>
          </w:tcPr>
          <w:p w14:paraId="626AC501" w14:textId="5F3C7DA1" w:rsidR="00F930B3" w:rsidRDefault="00F930B3" w:rsidP="00F930B3">
            <w:r>
              <w:rPr>
                <w:rFonts w:ascii="Calibri" w:hAnsi="Calibri" w:cs="Calibri"/>
                <w:color w:val="000000"/>
                <w:sz w:val="22"/>
                <w:szCs w:val="22"/>
              </w:rPr>
              <w:t>4.7%</w:t>
            </w:r>
          </w:p>
        </w:tc>
        <w:tc>
          <w:tcPr>
            <w:tcW w:w="1438" w:type="dxa"/>
            <w:vAlign w:val="bottom"/>
          </w:tcPr>
          <w:p w14:paraId="3514AA01" w14:textId="2EAC7FE0" w:rsidR="00F930B3" w:rsidRDefault="00F930B3" w:rsidP="00F930B3">
            <w:r>
              <w:rPr>
                <w:rFonts w:ascii="Calibri" w:hAnsi="Calibri" w:cs="Calibri"/>
                <w:color w:val="000000"/>
                <w:sz w:val="22"/>
                <w:szCs w:val="22"/>
              </w:rPr>
              <w:t>4.2%</w:t>
            </w:r>
          </w:p>
        </w:tc>
        <w:tc>
          <w:tcPr>
            <w:tcW w:w="1438" w:type="dxa"/>
            <w:vAlign w:val="bottom"/>
          </w:tcPr>
          <w:p w14:paraId="74CABEC1" w14:textId="2AB28DEA" w:rsidR="00F930B3" w:rsidRDefault="00F930B3" w:rsidP="00F930B3">
            <w:r>
              <w:rPr>
                <w:rFonts w:ascii="Calibri" w:hAnsi="Calibri" w:cs="Calibri"/>
                <w:color w:val="000000"/>
                <w:sz w:val="22"/>
                <w:szCs w:val="22"/>
              </w:rPr>
              <w:t>9.9%</w:t>
            </w:r>
          </w:p>
        </w:tc>
      </w:tr>
      <w:tr w:rsidR="00F930B3" w14:paraId="5FF57F19" w14:textId="77777777" w:rsidTr="005A74F8">
        <w:tc>
          <w:tcPr>
            <w:tcW w:w="1439" w:type="dxa"/>
            <w:vAlign w:val="bottom"/>
          </w:tcPr>
          <w:p w14:paraId="528C64BB" w14:textId="15A6026E" w:rsidR="00F930B3" w:rsidRDefault="007E0224" w:rsidP="007E0224">
            <w:r>
              <w:rPr>
                <w:rFonts w:ascii="Calibri" w:hAnsi="Calibri" w:cs="Calibri"/>
                <w:color w:val="000000"/>
                <w:sz w:val="22"/>
                <w:szCs w:val="22"/>
              </w:rPr>
              <w:t>I</w:t>
            </w:r>
            <w:r w:rsidR="00F930B3">
              <w:rPr>
                <w:rFonts w:ascii="Calibri" w:hAnsi="Calibri" w:cs="Calibri"/>
                <w:color w:val="000000"/>
                <w:sz w:val="22"/>
                <w:szCs w:val="22"/>
              </w:rPr>
              <w:t>ll</w:t>
            </w:r>
            <w:r>
              <w:rPr>
                <w:rFonts w:ascii="Calibri" w:hAnsi="Calibri" w:cs="Calibri"/>
                <w:color w:val="000000"/>
                <w:sz w:val="22"/>
                <w:szCs w:val="22"/>
              </w:rPr>
              <w:t xml:space="preserve"> P</w:t>
            </w:r>
            <w:r w:rsidR="00F930B3">
              <w:rPr>
                <w:rFonts w:ascii="Calibri" w:hAnsi="Calibri" w:cs="Calibri"/>
                <w:color w:val="000000"/>
                <w:sz w:val="22"/>
                <w:szCs w:val="22"/>
              </w:rPr>
              <w:t>arent</w:t>
            </w:r>
          </w:p>
        </w:tc>
        <w:tc>
          <w:tcPr>
            <w:tcW w:w="1439" w:type="dxa"/>
            <w:vAlign w:val="bottom"/>
          </w:tcPr>
          <w:p w14:paraId="2BF11ED9" w14:textId="23F4297F" w:rsidR="00F930B3" w:rsidRDefault="00F930B3" w:rsidP="00F930B3">
            <w:r>
              <w:rPr>
                <w:rFonts w:ascii="Calibri" w:hAnsi="Calibri" w:cs="Calibri"/>
                <w:color w:val="000000"/>
                <w:sz w:val="22"/>
                <w:szCs w:val="22"/>
              </w:rPr>
              <w:t>0.0%</w:t>
            </w:r>
          </w:p>
        </w:tc>
        <w:tc>
          <w:tcPr>
            <w:tcW w:w="1438" w:type="dxa"/>
            <w:vAlign w:val="bottom"/>
          </w:tcPr>
          <w:p w14:paraId="6F013D49" w14:textId="68E8B9DC" w:rsidR="00F930B3" w:rsidRDefault="00F930B3" w:rsidP="00F930B3">
            <w:r>
              <w:rPr>
                <w:rFonts w:ascii="Calibri" w:hAnsi="Calibri" w:cs="Calibri"/>
                <w:color w:val="000000"/>
                <w:sz w:val="22"/>
                <w:szCs w:val="22"/>
              </w:rPr>
              <w:t>3.8%</w:t>
            </w:r>
          </w:p>
        </w:tc>
        <w:tc>
          <w:tcPr>
            <w:tcW w:w="1438" w:type="dxa"/>
            <w:vAlign w:val="bottom"/>
          </w:tcPr>
          <w:p w14:paraId="1D99142E" w14:textId="432F2D20" w:rsidR="00F930B3" w:rsidRDefault="00F930B3" w:rsidP="00F930B3">
            <w:r>
              <w:rPr>
                <w:rFonts w:ascii="Calibri" w:hAnsi="Calibri" w:cs="Calibri"/>
                <w:color w:val="000000"/>
                <w:sz w:val="22"/>
                <w:szCs w:val="22"/>
              </w:rPr>
              <w:t>4.3%</w:t>
            </w:r>
          </w:p>
        </w:tc>
        <w:tc>
          <w:tcPr>
            <w:tcW w:w="1438" w:type="dxa"/>
            <w:vAlign w:val="bottom"/>
          </w:tcPr>
          <w:p w14:paraId="14A7E987" w14:textId="03E2F64D" w:rsidR="00F930B3" w:rsidRDefault="00F930B3" w:rsidP="00F930B3">
            <w:r>
              <w:rPr>
                <w:rFonts w:ascii="Calibri" w:hAnsi="Calibri" w:cs="Calibri"/>
                <w:color w:val="000000"/>
                <w:sz w:val="22"/>
                <w:szCs w:val="22"/>
              </w:rPr>
              <w:t>3.7%</w:t>
            </w:r>
          </w:p>
        </w:tc>
        <w:tc>
          <w:tcPr>
            <w:tcW w:w="1438" w:type="dxa"/>
            <w:vAlign w:val="bottom"/>
          </w:tcPr>
          <w:p w14:paraId="08B69818" w14:textId="350F9B00" w:rsidR="00F930B3" w:rsidRDefault="00F930B3" w:rsidP="00F930B3">
            <w:r>
              <w:rPr>
                <w:rFonts w:ascii="Calibri" w:hAnsi="Calibri" w:cs="Calibri"/>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119" w:name="_Toc522195003"/>
      <w:bookmarkStart w:id="120" w:name="_Toc522197577"/>
      <w:bookmarkStart w:id="121" w:name="_Toc522202094"/>
      <w:bookmarkStart w:id="122" w:name="_Toc522272226"/>
      <w:bookmarkStart w:id="123" w:name="_Toc522283592"/>
      <w:bookmarkStart w:id="124"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119"/>
      <w:bookmarkEnd w:id="120"/>
      <w:bookmarkEnd w:id="121"/>
      <w:bookmarkEnd w:id="122"/>
      <w:bookmarkEnd w:id="123"/>
      <w:r w:rsidR="00B92102">
        <w:rPr>
          <w:rFonts w:cs="Times New Roman"/>
          <w:caps w:val="0"/>
          <w:sz w:val="30"/>
          <w:szCs w:val="30"/>
        </w:rPr>
        <w:t>R Implementation</w:t>
      </w:r>
      <w:bookmarkEnd w:id="124"/>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125" w:name="_Toc23253940"/>
      <w:r>
        <w:t>3</w:t>
      </w:r>
      <w:r w:rsidR="000E18AB">
        <w:t>.1</w:t>
      </w:r>
      <w:r w:rsidR="003F11CF">
        <w:tab/>
      </w:r>
      <w:r w:rsidR="00B92102">
        <w:t>Overview of Code Structure</w:t>
      </w:r>
      <w:bookmarkEnd w:id="125"/>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bookmarkStart w:id="126" w:name="_Ref527725643"/>
    <w:bookmarkStart w:id="127" w:name="_Toc23253202"/>
    <w:p w14:paraId="350D3198" w14:textId="5D92F7B1" w:rsidR="00D86DB5" w:rsidRPr="00D86DB5" w:rsidRDefault="00D86DB5" w:rsidP="00D86DB5">
      <w:pPr>
        <w:jc w:val="center"/>
        <w:rPr>
          <w:b/>
        </w:rPr>
      </w:pPr>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4E3D78" w:rsidRPr="00D86DB5" w:rsidRDefault="004E3D78"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4E3D78" w:rsidRPr="00D86DB5" w:rsidRDefault="004E3D78"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4E3D78" w:rsidRPr="00D86DB5" w:rsidRDefault="004E3D78"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4E3D78" w:rsidRPr="00D86DB5" w:rsidRDefault="004E3D78"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4E3D78" w:rsidRPr="00D86DB5" w:rsidRDefault="004E3D78"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4E3D78" w:rsidRPr="00D86DB5" w:rsidRDefault="004E3D78"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4E3D78" w:rsidRPr="00D86DB5" w:rsidRDefault="004E3D78"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4E3D78" w:rsidRPr="00D86DB5" w:rsidRDefault="004E3D78"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4E3D78" w:rsidRPr="00D86DB5" w:rsidRDefault="004E3D78"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4E3D78" w:rsidRPr="00D86DB5" w:rsidRDefault="004E3D78"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4E3D78" w:rsidRPr="00D86DB5" w:rsidRDefault="004E3D78"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4E3D78" w:rsidRPr="00D86DB5" w:rsidRDefault="004E3D78"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4E3D78" w:rsidRPr="00D86DB5" w:rsidRDefault="004E3D78"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4E3D78" w:rsidRPr="00D86DB5" w:rsidRDefault="004E3D78"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4E3D78" w:rsidRPr="00D86DB5" w:rsidRDefault="004E3D78"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4E3D78" w:rsidRPr="00D86DB5" w:rsidRDefault="004E3D78"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4E3D78" w:rsidRPr="00D86DB5" w:rsidRDefault="004E3D78"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4E3D78" w:rsidRPr="00D86DB5" w:rsidRDefault="004E3D78"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4E3D78" w:rsidRPr="00D86DB5" w:rsidRDefault="004E3D78"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4E3D78" w:rsidRPr="00D86DB5" w:rsidRDefault="004E3D78"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4E3D78" w:rsidRPr="00D86DB5" w:rsidRDefault="004E3D78"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4E3D78" w:rsidRPr="00D86DB5" w:rsidRDefault="004E3D78"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4E3D78" w:rsidRPr="00D86DB5" w:rsidRDefault="004E3D78"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4E3D78" w:rsidRPr="00D86DB5" w:rsidRDefault="004E3D78"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4E3D78" w:rsidRPr="00D86DB5" w:rsidRDefault="004E3D78"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4E3D78" w:rsidRPr="00D86DB5" w:rsidRDefault="004E3D78"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4E3D78" w:rsidRPr="00D86DB5" w:rsidRDefault="004E3D78"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4E3D78" w:rsidRPr="00D86DB5" w:rsidRDefault="004E3D78"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4E3D78" w:rsidRPr="00D86DB5" w:rsidRDefault="004E3D78"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126"/>
      <w:r w:rsidRPr="00D86DB5">
        <w:rPr>
          <w:b/>
        </w:rPr>
        <w:t>: Overview of R Code Structure</w:t>
      </w:r>
      <w:bookmarkEnd w:id="127"/>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bookmarkStart w:id="128" w:name="_Toc23253203"/>
    <w:p w14:paraId="2F1946D8" w14:textId="1E83B0AD" w:rsidR="00381E89" w:rsidRDefault="009D4A70" w:rsidP="00470D82">
      <w:pPr>
        <w:pStyle w:val="Caption"/>
      </w:pPr>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4E3D78" w:rsidRPr="00D86DB5" w:rsidRDefault="004E3D78"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4E3D78" w:rsidRPr="00D86DB5" w:rsidRDefault="004E3D78"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4E3D78" w:rsidRPr="00D86DB5" w:rsidRDefault="004E3D78"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4E3D78" w:rsidRPr="00D86DB5" w:rsidRDefault="004E3D78"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4E3D78" w:rsidRPr="00D86DB5" w:rsidRDefault="004E3D78"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4E3D78" w:rsidRPr="00D86DB5" w:rsidRDefault="004E3D78"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4E3D78" w:rsidRPr="00D86DB5" w:rsidRDefault="004E3D78"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4E3D78" w:rsidRPr="00D86DB5" w:rsidRDefault="004E3D78"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4E3D78" w:rsidRPr="00D86DB5" w:rsidRDefault="004E3D78"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128"/>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285E08">
      <w:pPr>
        <w:pStyle w:val="ListParagraph"/>
        <w:numPr>
          <w:ilvl w:val="0"/>
          <w:numId w:val="14"/>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129" w:name="_Toc23253941"/>
      <w:r>
        <w:t>3</w:t>
      </w:r>
      <w:r w:rsidR="00CD62E7">
        <w:t>.2</w:t>
      </w:r>
      <w:r w:rsidR="002278D3">
        <w:tab/>
      </w:r>
      <w:r w:rsidR="00425E3F">
        <w:t>Main Simulation Function</w:t>
      </w:r>
      <w:bookmarkEnd w:id="129"/>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130" w:name="_Ref528665995"/>
      <w:bookmarkStart w:id="131"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130"/>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131"/>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132" w:name="_Toc23253942"/>
      <w:r>
        <w:t>3</w:t>
      </w:r>
      <w:r w:rsidR="003F11CF">
        <w:t>.3</w:t>
      </w:r>
      <w:r w:rsidR="003F11CF">
        <w:tab/>
      </w:r>
      <w:r w:rsidR="005335B7">
        <w:t>Cleaning Functions</w:t>
      </w:r>
      <w:bookmarkEnd w:id="132"/>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133" w:name="_Toc23253943"/>
      <w:r>
        <w:t>3.</w:t>
      </w:r>
      <w:r w:rsidR="00504621">
        <w:t>3</w:t>
      </w:r>
      <w:r>
        <w:t xml:space="preserve">.1 The </w:t>
      </w:r>
      <w:r w:rsidRPr="00543F83">
        <w:rPr>
          <w:rFonts w:ascii="Courier New" w:hAnsi="Courier New" w:cs="Courier New"/>
        </w:rPr>
        <w:t>clean_fmla()</w:t>
      </w:r>
      <w:r>
        <w:t>Function</w:t>
      </w:r>
      <w:bookmarkEnd w:id="133"/>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134"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134"/>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135"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135"/>
    </w:p>
    <w:p w14:paraId="3BC5D81B" w14:textId="77777777" w:rsidR="00F33C61" w:rsidRDefault="00F33C61" w:rsidP="004729DC"/>
    <w:p w14:paraId="5CBB8EEF" w14:textId="64F28BB1" w:rsidR="00F33C61" w:rsidRDefault="00F33C61" w:rsidP="00996675">
      <w:pPr>
        <w:pStyle w:val="Heading3"/>
        <w:rPr>
          <w:b w:val="0"/>
        </w:rPr>
      </w:pPr>
      <w:bookmarkStart w:id="136" w:name="_Toc21960352"/>
      <w:bookmarkStart w:id="137" w:name="_Toc23253260"/>
      <w:bookmarkStart w:id="138"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136"/>
      <w:bookmarkEnd w:id="137"/>
      <w:bookmarkEnd w:id="138"/>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139" w:name="_Toc23253947"/>
      <w:r>
        <w:t>3</w:t>
      </w:r>
      <w:r w:rsidR="00CD62E7">
        <w:t>.</w:t>
      </w:r>
      <w:r w:rsidR="00755488">
        <w:t>4</w:t>
      </w:r>
      <w:r w:rsidR="000E18AB">
        <w:tab/>
      </w:r>
      <w:r w:rsidR="007D1CED">
        <w:t>Pre-</w:t>
      </w:r>
      <w:r w:rsidR="00755488">
        <w:t>Imputation</w:t>
      </w:r>
      <w:bookmarkEnd w:id="139"/>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140"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140"/>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141" w:name="_Ref529184522"/>
      <w:bookmarkStart w:id="142"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141"/>
      <w:r w:rsidRPr="00285C1F">
        <w:t xml:space="preserve">: </w:t>
      </w:r>
      <w:r>
        <w:t>Example Leave Information Responses in FMLA</w:t>
      </w:r>
      <w:r w:rsidR="006A70C7">
        <w:t xml:space="preserve"> Survey</w:t>
      </w:r>
      <w:bookmarkEnd w:id="142"/>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143"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143"/>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144" w:name="_Toc23253949"/>
      <w:r>
        <w:t xml:space="preserve">3.4.2 The </w:t>
      </w:r>
      <w:r>
        <w:rPr>
          <w:rFonts w:ascii="Courier New" w:hAnsi="Courier New" w:cs="Courier New"/>
        </w:rPr>
        <w:t>acs_filtering()</w:t>
      </w:r>
      <w:r>
        <w:t>Function</w:t>
      </w:r>
      <w:bookmarkEnd w:id="144"/>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145" w:name="_Toc23253950"/>
      <w:r>
        <w:t>3.5</w:t>
      </w:r>
      <w:r>
        <w:tab/>
        <w:t>FMLA</w:t>
      </w:r>
      <w:r w:rsidR="006A70C7">
        <w:t xml:space="preserve"> Survey</w:t>
      </w:r>
      <w:r>
        <w:t xml:space="preserve"> to ACS </w:t>
      </w:r>
      <w:commentRangeStart w:id="146"/>
      <w:r>
        <w:t>Imputation</w:t>
      </w:r>
      <w:bookmarkEnd w:id="145"/>
      <w:commentRangeEnd w:id="146"/>
      <w:r w:rsidR="00B84A89">
        <w:rPr>
          <w:rStyle w:val="CommentReference"/>
          <w:rFonts w:eastAsia="Times New Roman" w:cs="Times New Roman"/>
          <w:b w:val="0"/>
          <w:bCs w:val="0"/>
          <w:color w:val="auto"/>
        </w:rPr>
        <w:commentReference w:id="146"/>
      </w:r>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148" w:name="_Toc23253951"/>
      <w:r>
        <w:t>3.5.1</w:t>
      </w:r>
      <w:r w:rsidR="000360C5">
        <w:tab/>
        <w:t xml:space="preserve">The </w:t>
      </w:r>
      <w:r w:rsidR="000360C5" w:rsidRPr="0022479C">
        <w:rPr>
          <w:rStyle w:val="BodyTextChar"/>
        </w:rPr>
        <w:t>impute_fmla_to_acs()</w:t>
      </w:r>
      <w:r w:rsidR="000360C5">
        <w:t>Function</w:t>
      </w:r>
      <w:bookmarkEnd w:id="148"/>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r>
        <w:t>prop_pay</w:t>
      </w:r>
    </w:p>
    <w:p w14:paraId="33383CC3" w14:textId="64E23FEA" w:rsidR="0022479C" w:rsidRDefault="0022479C" w:rsidP="00285E08">
      <w:pPr>
        <w:pStyle w:val="BodyText"/>
        <w:numPr>
          <w:ilvl w:val="0"/>
          <w:numId w:val="11"/>
        </w:numPr>
      </w:pPr>
      <w:r>
        <w:t>resp_len</w:t>
      </w:r>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r w:rsidRPr="009F706B">
        <w:rPr>
          <w:rStyle w:val="BodyTextChar"/>
        </w:rPr>
        <w:lastRenderedPageBreak/>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285E08">
      <w:pPr>
        <w:pStyle w:val="ListParagraph"/>
        <w:numPr>
          <w:ilvl w:val="0"/>
          <w:numId w:val="11"/>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149" w:name="_Toc23253952"/>
      <w:r>
        <w:t>3.5</w:t>
      </w:r>
      <w:r w:rsidR="000360C5">
        <w:t>.2</w:t>
      </w:r>
      <w:r w:rsidR="00A92E3B">
        <w:tab/>
      </w:r>
      <w:r w:rsidR="00CE570F">
        <w:t>Hard-Coded</w:t>
      </w:r>
      <w:r w:rsidR="00A92E3B">
        <w:t xml:space="preserve"> Imputation Methods</w:t>
      </w:r>
      <w:bookmarkEnd w:id="149"/>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150" w:name="_Toc23253953"/>
      <w:r>
        <w:t>3.6</w:t>
      </w:r>
      <w:r>
        <w:tab/>
        <w:t>Post-Imputation Functions</w:t>
      </w:r>
      <w:bookmarkEnd w:id="150"/>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 xml:space="preserve">There are </w:t>
      </w:r>
      <w:commentRangeStart w:id="151"/>
      <w:r>
        <w:t>12</w:t>
      </w:r>
      <w:commentRangeEnd w:id="151"/>
      <w:r w:rsidR="00CF5CC6">
        <w:rPr>
          <w:rStyle w:val="CommentReference"/>
        </w:rPr>
        <w:commentReference w:id="151"/>
      </w:r>
      <w:r>
        <w:t xml:space="preserve">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152" w:name="_Toc23253954"/>
      <w:r>
        <w:t>3.6.1</w:t>
      </w:r>
      <w:r>
        <w:tab/>
        <w:t xml:space="preserve">The </w:t>
      </w:r>
      <w:r w:rsidRPr="00A33970">
        <w:rPr>
          <w:rStyle w:val="BodyTextChar"/>
        </w:rPr>
        <w:t>LEAVEPROGRAM()</w:t>
      </w:r>
      <w:r>
        <w:t xml:space="preserve"> Function</w:t>
      </w:r>
      <w:bookmarkEnd w:id="152"/>
    </w:p>
    <w:p w14:paraId="5F46BA9E" w14:textId="77777777" w:rsidR="00494781" w:rsidRDefault="00494781" w:rsidP="00494781">
      <w:pPr>
        <w:pStyle w:val="Heading3"/>
      </w:pPr>
    </w:p>
    <w:p w14:paraId="55C29AB0" w14:textId="24578C2B" w:rsidR="00F46B79" w:rsidRPr="00FE7B8E" w:rsidDel="00722085" w:rsidRDefault="00225889" w:rsidP="00F46B79">
      <w:pPr>
        <w:rPr>
          <w:del w:id="153" w:author="Jessica Smith" w:date="2020-02-03T16:48:00Z"/>
        </w:rPr>
      </w:pPr>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6D208654" w14:textId="02485EFD" w:rsidR="00F46B79" w:rsidRDefault="00F46B79" w:rsidP="00494781"/>
    <w:p w14:paraId="2D70CBB4" w14:textId="77777777" w:rsidR="00F46B79" w:rsidRPr="00494781" w:rsidRDefault="00F46B79" w:rsidP="00494781"/>
    <w:p w14:paraId="3DF5D8F7" w14:textId="2C077317" w:rsidR="00494781" w:rsidRDefault="00494781" w:rsidP="00494781">
      <w:pPr>
        <w:pStyle w:val="Heading3"/>
      </w:pPr>
      <w:bookmarkStart w:id="154" w:name="_Toc23253955"/>
      <w:r>
        <w:t>3.6.2</w:t>
      </w:r>
      <w:r>
        <w:tab/>
        <w:t xml:space="preserve">The </w:t>
      </w:r>
      <w:r w:rsidRPr="00A33970">
        <w:rPr>
          <w:rStyle w:val="BodyTextChar"/>
        </w:rPr>
        <w:t>impute_leave_length()</w:t>
      </w:r>
      <w:r>
        <w:t xml:space="preserve"> Function</w:t>
      </w:r>
      <w:bookmarkEnd w:id="154"/>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fldSimple w:instr=" SEQ Exhibit \* ARABIC ">
        <w:r w:rsidR="00BC72C9">
          <w:rPr>
            <w:noProof/>
          </w:rPr>
          <w:t>8</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fldSimple w:instr=" SEQ Exhibit \* ARABIC ">
        <w:r w:rsidR="00BC72C9">
          <w:rPr>
            <w:noProof/>
          </w:rPr>
          <w:t>9</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155" w:name="_Toc23253956"/>
      <w:r>
        <w:t>3.6.3</w:t>
      </w:r>
      <w:r>
        <w:tab/>
        <w:t xml:space="preserve">The </w:t>
      </w:r>
      <w:r w:rsidRPr="00A33970">
        <w:rPr>
          <w:rStyle w:val="BodyTextChar"/>
        </w:rPr>
        <w:t>CLONEFACTOR()</w:t>
      </w:r>
      <w:r>
        <w:t xml:space="preserve"> Function</w:t>
      </w:r>
      <w:bookmarkEnd w:id="155"/>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156" w:name="_Toc23253957"/>
      <w:r>
        <w:t>3.6.4</w:t>
      </w:r>
      <w:r>
        <w:tab/>
        <w:t xml:space="preserve">The </w:t>
      </w:r>
      <w:r w:rsidRPr="00A33970">
        <w:rPr>
          <w:rStyle w:val="BodyTextChar"/>
        </w:rPr>
        <w:t>PAY_SCHEDULE()</w:t>
      </w:r>
      <w:r>
        <w:t xml:space="preserve"> Function</w:t>
      </w:r>
      <w:bookmarkEnd w:id="156"/>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t>
      </w:r>
      <w:r w:rsidR="00BA7C95">
        <w:lastRenderedPageBreak/>
        <w:t>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fldSimple w:instr=" SEQ Exhibit \* ARABIC ">
        <w:r w:rsidR="00BC72C9">
          <w:rPr>
            <w:noProof/>
          </w:rPr>
          <w:t>10</w:t>
        </w:r>
      </w:fldSimple>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fldSimple w:instr=" SEQ Exhibit \* ARABIC ">
        <w:r w:rsidR="00BC72C9">
          <w:rPr>
            <w:noProof/>
          </w:rPr>
          <w:t>11</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157" w:name="_Toc23253958"/>
      <w:r>
        <w:t>3.6.5</w:t>
      </w:r>
      <w:r>
        <w:tab/>
        <w:t xml:space="preserve">The </w:t>
      </w:r>
      <w:r w:rsidRPr="00A33970">
        <w:rPr>
          <w:rStyle w:val="BodyTextChar"/>
        </w:rPr>
        <w:t>ELIGIBILITYRULES()</w:t>
      </w:r>
      <w:r>
        <w:t xml:space="preserve"> Function</w:t>
      </w:r>
      <w:bookmarkEnd w:id="157"/>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lastRenderedPageBreak/>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fldSimple w:instr=" SEQ Exhibit \* ARABIC ">
        <w:r w:rsidR="00BC72C9">
          <w:rPr>
            <w:noProof/>
          </w:rPr>
          <w:t>12</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158" w:name="_Toc23253959"/>
      <w:r>
        <w:lastRenderedPageBreak/>
        <w:t>3.6.6</w:t>
      </w:r>
      <w:r>
        <w:tab/>
        <w:t xml:space="preserve">The </w:t>
      </w:r>
      <w:r w:rsidRPr="00A33970">
        <w:rPr>
          <w:rStyle w:val="BodyTextChar"/>
        </w:rPr>
        <w:t>EXTENDLEAVES()</w:t>
      </w:r>
      <w:r>
        <w:t xml:space="preserve"> Function</w:t>
      </w:r>
      <w:bookmarkEnd w:id="158"/>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w:t>
      </w:r>
      <w:r>
        <w:lastRenderedPageBreak/>
        <w:t>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159" w:name="_Toc23253960"/>
      <w:r>
        <w:t>3.6.7</w:t>
      </w:r>
      <w:r>
        <w:tab/>
        <w:t xml:space="preserve">The </w:t>
      </w:r>
      <w:r w:rsidRPr="00A33970">
        <w:rPr>
          <w:rStyle w:val="BodyTextChar"/>
        </w:rPr>
        <w:t>UPTAKE()</w:t>
      </w:r>
      <w:r>
        <w:t xml:space="preserve"> Function</w:t>
      </w:r>
      <w:bookmarkEnd w:id="159"/>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w:t>
      </w:r>
      <w:r>
        <w:lastRenderedPageBreak/>
        <w:t xml:space="preserve">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160" w:name="_Toc23253961"/>
      <w:r>
        <w:t>3.6.8</w:t>
      </w:r>
      <w:r>
        <w:tab/>
        <w:t xml:space="preserve">The </w:t>
      </w:r>
      <w:r w:rsidRPr="00A33970">
        <w:rPr>
          <w:rStyle w:val="BodyTextChar"/>
        </w:rPr>
        <w:t>BENEFITS()</w:t>
      </w:r>
      <w:r>
        <w:t xml:space="preserve"> Function</w:t>
      </w:r>
      <w:bookmarkEnd w:id="160"/>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161" w:name="_Toc23253962"/>
      <w:r>
        <w:t>3.6.9</w:t>
      </w:r>
      <w:r>
        <w:tab/>
        <w:t xml:space="preserve">The </w:t>
      </w:r>
      <w:r w:rsidRPr="00A33970">
        <w:rPr>
          <w:rStyle w:val="BodyTextChar"/>
        </w:rPr>
        <w:t>BENEFITEFFECT()</w:t>
      </w:r>
      <w:r>
        <w:t xml:space="preserve"> Function</w:t>
      </w:r>
      <w:bookmarkEnd w:id="161"/>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fldSimple w:instr=" SEQ Exhibit \* ARABIC ">
        <w:r w:rsidR="00BC72C9">
          <w:rPr>
            <w:noProof/>
          </w:rPr>
          <w:t>13</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162" w:name="_Toc23253963"/>
      <w:r>
        <w:t>3.6.10</w:t>
      </w:r>
      <w:r>
        <w:tab/>
        <w:t xml:space="preserve">The </w:t>
      </w:r>
      <w:r w:rsidRPr="00A33970">
        <w:rPr>
          <w:rStyle w:val="BodyTextChar"/>
        </w:rPr>
        <w:t>TOPOFF()</w:t>
      </w:r>
      <w:r>
        <w:t xml:space="preserve"> Function</w:t>
      </w:r>
      <w:bookmarkEnd w:id="162"/>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163"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163"/>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164" w:name="_Toc23253965"/>
      <w:r>
        <w:t>3.6.12</w:t>
      </w:r>
      <w:r>
        <w:tab/>
        <w:t xml:space="preserve">The </w:t>
      </w:r>
      <w:r w:rsidRPr="00A33970">
        <w:rPr>
          <w:rStyle w:val="BodyTextChar"/>
        </w:rPr>
        <w:t>DIFF_ELIG()</w:t>
      </w:r>
      <w:r>
        <w:t xml:space="preserve"> Function</w:t>
      </w:r>
      <w:bookmarkEnd w:id="164"/>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119D6A58" w:rsidR="00494781"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5F056119" w14:textId="1E351B25" w:rsidR="004A67B3" w:rsidRDefault="004A67B3" w:rsidP="00E12CA0"/>
    <w:p w14:paraId="0EB777D2" w14:textId="77777777" w:rsidR="004A67B3" w:rsidRDefault="004A67B3" w:rsidP="004A67B3">
      <w:pPr>
        <w:rPr>
          <w:color w:val="000000" w:themeColor="text1"/>
        </w:rPr>
      </w:pPr>
      <w:r w:rsidRPr="00722085">
        <w:rPr>
          <w:color w:val="000000" w:themeColor="text1"/>
          <w:highlight w:val="yellow"/>
        </w:rPr>
        <w:t xml:space="preserve">The </w:t>
      </w:r>
      <w:r w:rsidRPr="00722085">
        <w:rPr>
          <w:rStyle w:val="BodyTextChar"/>
          <w:b/>
          <w:bCs/>
          <w:highlight w:val="yellow"/>
        </w:rPr>
        <w:t>TAXREVENUE()</w:t>
      </w:r>
      <w:commentRangeStart w:id="165"/>
      <w:r w:rsidRPr="00722085">
        <w:rPr>
          <w:color w:val="000000" w:themeColor="text1"/>
          <w:highlight w:val="yellow"/>
        </w:rPr>
        <w:t>Function</w:t>
      </w:r>
      <w:commentRangeEnd w:id="165"/>
      <w:r w:rsidRPr="00722085">
        <w:rPr>
          <w:rStyle w:val="CommentReference"/>
          <w:highlight w:val="yellow"/>
        </w:rPr>
        <w:commentReference w:id="165"/>
      </w:r>
    </w:p>
    <w:p w14:paraId="2F7C7321" w14:textId="77777777" w:rsidR="004A67B3" w:rsidDel="00722085" w:rsidRDefault="004A67B3" w:rsidP="004A67B3">
      <w:pPr>
        <w:rPr>
          <w:del w:id="166" w:author="Jessica Smith" w:date="2020-02-03T16:48:00Z"/>
          <w:color w:val="000000" w:themeColor="text1"/>
        </w:rPr>
      </w:pPr>
      <w:ins w:id="167" w:author="Jessica Smith" w:date="2020-02-03T16:44:00Z">
        <w:r>
          <w:rPr>
            <w:color w:val="000000" w:themeColor="text1"/>
          </w:rPr>
          <w:t xml:space="preserve">Existing paid family leave programs fund their programs with payroll tax collections. An optional model feature is to estimate the payroll tax revenue generated from a user-defined payroll </w:t>
        </w:r>
        <w:commentRangeStart w:id="168"/>
        <w:r>
          <w:rPr>
            <w:color w:val="000000" w:themeColor="text1"/>
          </w:rPr>
          <w:t>tax</w:t>
        </w:r>
      </w:ins>
      <w:commentRangeEnd w:id="168"/>
      <w:r>
        <w:rPr>
          <w:rStyle w:val="CommentReference"/>
        </w:rPr>
        <w:commentReference w:id="168"/>
      </w:r>
      <w:ins w:id="169" w:author="Jessica Smith" w:date="2020-02-03T16:44:00Z">
        <w:r>
          <w:rPr>
            <w:color w:val="000000" w:themeColor="text1"/>
          </w:rPr>
          <w:t xml:space="preserve"> regime (parameters = payroll tax rate and maximum taxable earnings)</w:t>
        </w:r>
        <w:r w:rsidRPr="00F46B79">
          <w:rPr>
            <w:color w:val="000000" w:themeColor="text1"/>
          </w:rPr>
          <w:t xml:space="preserve">. </w:t>
        </w:r>
        <w:r w:rsidRPr="00F46B79">
          <w:t xml:space="preserve">This </w:t>
        </w:r>
        <w:r>
          <w:t>function</w:t>
        </w:r>
        <w:r w:rsidRPr="00F46B79">
          <w:t xml:space="preserve"> </w:t>
        </w:r>
        <w:r>
          <w:t xml:space="preserve">uses earnings data from the </w:t>
        </w:r>
        <w:r w:rsidRPr="00F46B79">
          <w:t>American Community Survey</w:t>
        </w:r>
        <w:r>
          <w:t xml:space="preserve"> to estimate </w:t>
        </w:r>
        <w:r w:rsidRPr="00DB1104">
          <w:rPr>
            <w:color w:val="000000" w:themeColor="text1"/>
          </w:rPr>
          <w:t>the total taxable earnings</w:t>
        </w:r>
        <w:r>
          <w:rPr>
            <w:color w:val="000000" w:themeColor="text1"/>
          </w:rPr>
          <w:t xml:space="preserve"> in the state across all eligible individuals</w:t>
        </w:r>
        <w:r w:rsidRPr="00DB1104">
          <w:rPr>
            <w:color w:val="000000" w:themeColor="text1"/>
          </w:rPr>
          <w:t>.</w:t>
        </w:r>
        <w:r>
          <w:rPr>
            <w:color w:val="000000" w:themeColor="text1"/>
          </w:rPr>
          <w:t xml:space="preserve"> The function assumes that anyone who is eligible for the program would be subject to the payroll tax. The eligible individuals were previously defined in the “Program Inputs” fields.</w:t>
        </w:r>
        <w:r>
          <w:t xml:space="preserve"> This function further censors</w:t>
        </w:r>
      </w:ins>
      <w:ins w:id="170" w:author="Jessica Smith" w:date="2020-02-03T16:46:00Z">
        <w:r>
          <w:t xml:space="preserve"> the total taxable </w:t>
        </w:r>
      </w:ins>
      <w:ins w:id="171" w:author="Jessica Smith" w:date="2020-02-03T16:44:00Z">
        <w:r>
          <w:t>earnings</w:t>
        </w:r>
      </w:ins>
      <w:ins w:id="172" w:author="Jessica Smith" w:date="2020-02-03T16:46:00Z">
        <w:r>
          <w:t xml:space="preserve"> of eligible workers</w:t>
        </w:r>
      </w:ins>
      <w:ins w:id="173" w:author="Jessica Smith" w:date="2020-02-03T16:47:00Z">
        <w:r>
          <w:t xml:space="preserve"> in the state</w:t>
        </w:r>
      </w:ins>
      <w:ins w:id="174" w:author="Jessica Smith" w:date="2020-02-03T16:44:00Z">
        <w:r>
          <w:t xml:space="preserv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w:t>
        </w:r>
        <w:r w:rsidRPr="00C56B89">
          <w:t xml:space="preserve"> </w:t>
        </w:r>
        <w:r>
          <w:t>multiplies</w:t>
        </w:r>
        <w:r w:rsidRPr="00C56B89">
          <w:t xml:space="preserve"> the</w:t>
        </w:r>
        <w:r>
          <w:t xml:space="preserve"> user-defined</w:t>
        </w:r>
        <w:r w:rsidRPr="00C56B89">
          <w:t xml:space="preserve"> average state</w:t>
        </w:r>
        <w:r>
          <w:t xml:space="preserve"> income</w:t>
        </w:r>
        <w:r w:rsidRPr="00C56B89">
          <w:t xml:space="preserve"> tax rate </w:t>
        </w:r>
        <w:r>
          <w:t>by</w:t>
        </w:r>
        <w:r w:rsidRPr="00C56B89">
          <w:t xml:space="preserve"> the total </w:t>
        </w:r>
        <w:r>
          <w:t>paid leave</w:t>
        </w:r>
        <w:r w:rsidRPr="00C56B89">
          <w:t xml:space="preserve"> benefits</w:t>
        </w:r>
        <w:r>
          <w:t xml:space="preserve"> </w:t>
        </w:r>
        <w:r>
          <w:lastRenderedPageBreak/>
          <w:t>(</w:t>
        </w:r>
        <w:r w:rsidRPr="00837384">
          <w:rPr>
            <w:highlight w:val="yellow"/>
          </w:rPr>
          <w:t xml:space="preserve">from the microsimulation </w:t>
        </w:r>
        <w:commentRangeStart w:id="175"/>
        <w:r w:rsidRPr="00837384">
          <w:rPr>
            <w:highlight w:val="yellow"/>
          </w:rPr>
          <w:t>output</w:t>
        </w:r>
        <w:commentRangeEnd w:id="175"/>
        <w:r>
          <w:rPr>
            <w:rStyle w:val="CommentReference"/>
          </w:rPr>
          <w:commentReference w:id="175"/>
        </w:r>
        <w:r>
          <w:t>)</w:t>
        </w:r>
        <w:r w:rsidRPr="00C56B89">
          <w:t xml:space="preserve"> </w:t>
        </w:r>
        <w:r>
          <w:t>to arrive at an the estimated</w:t>
        </w:r>
        <w:r w:rsidRPr="00C56B89">
          <w:t xml:space="preserve"> </w:t>
        </w:r>
        <w:r>
          <w:t xml:space="preserve">state </w:t>
        </w:r>
        <w:r w:rsidRPr="00C56B89">
          <w:t xml:space="preserve">income </w:t>
        </w:r>
        <w:r>
          <w:t>tax revenue to the state</w:t>
        </w:r>
        <w:r w:rsidRPr="00C56B89">
          <w:t>.</w:t>
        </w:r>
      </w:ins>
    </w:p>
    <w:p w14:paraId="1C873BAE" w14:textId="77777777" w:rsidR="00494781" w:rsidRPr="00494781" w:rsidRDefault="00494781" w:rsidP="00494781"/>
    <w:p w14:paraId="7E4D7ACE" w14:textId="3C641201" w:rsidR="00494781" w:rsidRDefault="00494781" w:rsidP="00494781">
      <w:pPr>
        <w:pStyle w:val="Heading3"/>
      </w:pPr>
      <w:bookmarkStart w:id="176" w:name="_Toc23253966"/>
      <w:r>
        <w:t>3.6.13</w:t>
      </w:r>
      <w:r>
        <w:tab/>
        <w:t xml:space="preserve">The </w:t>
      </w:r>
      <w:r w:rsidRPr="00A33970">
        <w:rPr>
          <w:rStyle w:val="BodyTextChar"/>
        </w:rPr>
        <w:t>CLEANUP()</w:t>
      </w:r>
      <w:r>
        <w:t xml:space="preserve"> Function</w:t>
      </w:r>
      <w:bookmarkEnd w:id="176"/>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177" w:name="_Toc23253967"/>
      <w:r>
        <w:t>3.7</w:t>
      </w:r>
      <w:r w:rsidR="002262E8">
        <w:tab/>
        <w:t>Output Analysis Functions</w:t>
      </w:r>
      <w:bookmarkEnd w:id="177"/>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20"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178" w:name="_Toc23253968"/>
      <w:r>
        <w:t>3</w:t>
      </w:r>
      <w:r w:rsidR="00605623">
        <w:t>.</w:t>
      </w:r>
      <w:r w:rsidR="003F4572">
        <w:t>8</w:t>
      </w:r>
      <w:r>
        <w:tab/>
        <w:t>File Summary</w:t>
      </w:r>
      <w:bookmarkEnd w:id="178"/>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79"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79"/>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lastRenderedPageBreak/>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t>5_output_analysis_functions.R</w:t>
            </w:r>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80" w:name="_Toc23253969"/>
      <w:r>
        <w:t>3.</w:t>
      </w:r>
      <w:r w:rsidR="003F4572">
        <w:t>9</w:t>
      </w:r>
      <w:r w:rsidR="00591F85">
        <w:tab/>
        <w:t>Suggested Readings</w:t>
      </w:r>
      <w:bookmarkEnd w:id="180"/>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lastRenderedPageBreak/>
        <w:t xml:space="preserve">ACS </w:t>
      </w:r>
      <w:r w:rsidR="00824A72">
        <w:t xml:space="preserve">5-year 2012-2016 </w:t>
      </w:r>
      <w:r w:rsidR="00B725C7">
        <w:t>Data Dictionary:</w:t>
      </w:r>
      <w:r w:rsidR="00824A72">
        <w:t xml:space="preserve"> </w:t>
      </w:r>
      <w:hyperlink r:id="rId21"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2"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3"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81"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81"/>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82" w:name="_Toc514284952"/>
      <w:bookmarkStart w:id="183" w:name="_Toc3451840"/>
      <w:bookmarkStart w:id="184" w:name="_Toc3452904"/>
      <w:bookmarkStart w:id="185" w:name="_Toc23253971"/>
      <w:r>
        <w:t>4</w:t>
      </w:r>
      <w:r w:rsidR="00552AB4">
        <w:t>.1</w:t>
      </w:r>
      <w:r w:rsidR="00552AB4">
        <w:tab/>
        <w:t>Nearest Neighbor</w:t>
      </w:r>
      <w:bookmarkEnd w:id="182"/>
      <w:bookmarkEnd w:id="183"/>
      <w:bookmarkEnd w:id="184"/>
      <w:bookmarkEnd w:id="185"/>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86" w:name="_Toc514089441"/>
      <w:bookmarkStart w:id="187" w:name="_Toc514284967"/>
      <w:bookmarkStart w:id="188"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86"/>
      <w:bookmarkEnd w:id="187"/>
      <w:bookmarkEnd w:id="188"/>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BB503C"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BB503C"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BB503C"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BB503C"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BB503C"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89" w:name="_Toc514089442"/>
      <w:bookmarkStart w:id="190" w:name="_Toc514284968"/>
      <w:bookmarkStart w:id="191"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89"/>
      <w:bookmarkEnd w:id="190"/>
      <w:bookmarkEnd w:id="191"/>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92" w:name="_Toc514284948"/>
      <w:bookmarkStart w:id="193" w:name="_Toc3451841"/>
      <w:bookmarkStart w:id="194" w:name="_Toc3452905"/>
      <w:bookmarkStart w:id="195" w:name="_Toc23253972"/>
      <w:r>
        <w:t>4</w:t>
      </w:r>
      <w:r w:rsidR="00552AB4">
        <w:t xml:space="preserve">.2 </w:t>
      </w:r>
      <w:r w:rsidR="00552AB4">
        <w:tab/>
        <w:t>Logistic Regression</w:t>
      </w:r>
      <w:bookmarkEnd w:id="192"/>
      <w:bookmarkEnd w:id="193"/>
      <w:bookmarkEnd w:id="194"/>
      <w:bookmarkEnd w:id="195"/>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BB503C"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96" w:name="_Toc514284951"/>
      <w:bookmarkStart w:id="197" w:name="_Toc3451842"/>
      <w:bookmarkStart w:id="198" w:name="_Toc3452906"/>
      <w:bookmarkStart w:id="199" w:name="_Toc23253973"/>
      <w:r>
        <w:t>4</w:t>
      </w:r>
      <w:r w:rsidR="00552AB4">
        <w:t xml:space="preserve">.3 </w:t>
      </w:r>
      <w:r w:rsidR="00552AB4">
        <w:tab/>
        <w:t>Naïve Bayes</w:t>
      </w:r>
      <w:bookmarkEnd w:id="196"/>
      <w:bookmarkEnd w:id="197"/>
      <w:bookmarkEnd w:id="198"/>
      <w:bookmarkEnd w:id="199"/>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200" w:name="_Toc514284954"/>
      <w:bookmarkStart w:id="201" w:name="_Toc3451843"/>
      <w:bookmarkStart w:id="202" w:name="_Toc3452907"/>
      <w:bookmarkStart w:id="203" w:name="_Toc23253974"/>
      <w:r>
        <w:t>4</w:t>
      </w:r>
      <w:r w:rsidR="00552AB4">
        <w:t>.4</w:t>
      </w:r>
      <w:r w:rsidR="00552AB4">
        <w:tab/>
        <w:t>Random Forest</w:t>
      </w:r>
      <w:bookmarkEnd w:id="200"/>
      <w:bookmarkEnd w:id="201"/>
      <w:bookmarkEnd w:id="202"/>
      <w:bookmarkEnd w:id="203"/>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204" w:name="_Toc514089445"/>
      <w:bookmarkStart w:id="205" w:name="_Toc514284971"/>
      <w:bookmarkStart w:id="206"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204"/>
      <w:bookmarkEnd w:id="205"/>
      <w:bookmarkEnd w:id="206"/>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207" w:name="_Toc514089446"/>
      <w:bookmarkStart w:id="208" w:name="_Toc514284972"/>
      <w:bookmarkStart w:id="209"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207"/>
      <w:bookmarkEnd w:id="208"/>
      <w:bookmarkEnd w:id="209"/>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210" w:name="_Toc514284949"/>
      <w:bookmarkStart w:id="211" w:name="_Toc3451844"/>
      <w:bookmarkStart w:id="212" w:name="_Toc3452908"/>
      <w:bookmarkStart w:id="213" w:name="_Toc23253975"/>
      <w:r>
        <w:t>4</w:t>
      </w:r>
      <w:r w:rsidR="00552AB4" w:rsidRPr="00126652">
        <w:t>.5</w:t>
      </w:r>
      <w:r w:rsidR="00552AB4">
        <w:tab/>
      </w:r>
      <w:r w:rsidR="00552AB4" w:rsidRPr="00126652">
        <w:t>Kernel Ridge Regression</w:t>
      </w:r>
      <w:bookmarkEnd w:id="210"/>
      <w:bookmarkEnd w:id="211"/>
      <w:bookmarkEnd w:id="212"/>
      <w:bookmarkEnd w:id="213"/>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BB503C"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BB503C"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5"/>
      </w:r>
    </w:p>
    <w:p w14:paraId="44E73164" w14:textId="77777777" w:rsidR="00AE5C30" w:rsidRDefault="00AE5C30" w:rsidP="004202B3"/>
    <w:p w14:paraId="6FCFA842" w14:textId="5E98BB17" w:rsidR="00AE5C30" w:rsidRDefault="00AE46DA" w:rsidP="00AE5C30">
      <w:pPr>
        <w:pStyle w:val="Heading2"/>
      </w:pPr>
      <w:bookmarkStart w:id="214" w:name="_Toc23253976"/>
      <w:r>
        <w:t>4</w:t>
      </w:r>
      <w:r w:rsidR="00AE5C30">
        <w:t>.6</w:t>
      </w:r>
      <w:r w:rsidR="00AE5C30">
        <w:tab/>
      </w:r>
      <w:r w:rsidR="006E1F2D">
        <w:t>X</w:t>
      </w:r>
      <w:r w:rsidR="00AE5C30">
        <w:t>G Boost</w:t>
      </w:r>
      <w:bookmarkEnd w:id="214"/>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6"/>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215" w:name="_Toc447107921"/>
      <w:bookmarkStart w:id="216" w:name="_Toc485031013"/>
      <w:bookmarkStart w:id="217" w:name="_Toc485033105"/>
      <w:bookmarkStart w:id="218" w:name="_Toc485048674"/>
      <w:bookmarkStart w:id="219" w:name="_Toc485050299"/>
      <w:bookmarkStart w:id="220" w:name="_Toc485118686"/>
      <w:bookmarkStart w:id="221" w:name="_Toc485120202"/>
      <w:bookmarkStart w:id="222" w:name="_Toc485135475"/>
      <w:bookmarkStart w:id="223" w:name="_Toc486318230"/>
      <w:bookmarkStart w:id="224" w:name="_Ref494891422"/>
      <w:bookmarkStart w:id="225" w:name="_Ref494891428"/>
      <w:bookmarkStart w:id="226" w:name="_Toc522195029"/>
      <w:bookmarkStart w:id="227" w:name="_Toc522197603"/>
      <w:bookmarkStart w:id="228" w:name="_Toc522202120"/>
      <w:bookmarkStart w:id="229" w:name="_Toc522272252"/>
      <w:bookmarkStart w:id="230" w:name="_Toc522283618"/>
      <w:bookmarkStart w:id="231"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00C52E92">
        <w:rPr>
          <w:rFonts w:cs="Times New Roman"/>
          <w:caps w:val="0"/>
          <w:sz w:val="30"/>
          <w:szCs w:val="30"/>
        </w:rPr>
        <w:t>Validation</w:t>
      </w:r>
      <w:bookmarkEnd w:id="231"/>
    </w:p>
    <w:p w14:paraId="7DE11878" w14:textId="77777777" w:rsidR="00112235" w:rsidRDefault="00112235" w:rsidP="0006357B">
      <w:pPr>
        <w:rPr>
          <w:rFonts w:eastAsiaTheme="minorEastAsia"/>
        </w:rPr>
      </w:pPr>
      <w:bookmarkStart w:id="232" w:name="_Toc485031035"/>
      <w:bookmarkStart w:id="233" w:name="_Toc485033127"/>
      <w:bookmarkStart w:id="234" w:name="_Toc485048696"/>
      <w:bookmarkStart w:id="235" w:name="_Toc485050321"/>
      <w:bookmarkStart w:id="236" w:name="_Toc485118705"/>
      <w:bookmarkStart w:id="237" w:name="_Toc485120221"/>
      <w:bookmarkStart w:id="238"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239"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239"/>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4E3D78" w:rsidRPr="00746EE0" w:rsidRDefault="004E3D78"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4E3D78" w:rsidRPr="00746EE0" w:rsidRDefault="004E3D78"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4E3D78" w:rsidRPr="00746EE0" w:rsidRDefault="004E3D78"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4E3D78" w:rsidRPr="00746EE0" w:rsidRDefault="004E3D78"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4E3D78" w:rsidRPr="00746EE0" w:rsidRDefault="004E3D78"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4E3D78" w:rsidRPr="00746EE0" w:rsidRDefault="004E3D78"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4E3D78" w:rsidRPr="00746EE0" w:rsidRDefault="004E3D78"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4E3D78" w:rsidRPr="00746EE0" w:rsidRDefault="004E3D78"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4E3D78" w:rsidRPr="00746EE0" w:rsidRDefault="004E3D78"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4E3D78" w:rsidRPr="00746EE0" w:rsidRDefault="004E3D78"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4E3D78" w:rsidRPr="00746EE0" w:rsidRDefault="004E3D78"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4E3D78" w:rsidRPr="00746EE0" w:rsidRDefault="004E3D78"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4E3D78" w:rsidRPr="00746EE0" w:rsidRDefault="004E3D78" w:rsidP="00523843">
                                  <w:pPr>
                                    <w:rPr>
                                      <w:sz w:val="16"/>
                                    </w:rPr>
                                  </w:pPr>
                                  <w:r w:rsidRPr="00746EE0">
                                    <w:rPr>
                                      <w:sz w:val="16"/>
                                    </w:rPr>
                                    <w:t xml:space="preserve">Leave </w:t>
                                  </w:r>
                                </w:p>
                                <w:p w14:paraId="44E6B5FB" w14:textId="77777777" w:rsidR="004E3D78" w:rsidRPr="00746EE0" w:rsidRDefault="004E3D78"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4E3D78" w:rsidRPr="00746EE0" w:rsidRDefault="004E3D78" w:rsidP="00523843">
                            <w:pPr>
                              <w:rPr>
                                <w:sz w:val="16"/>
                              </w:rPr>
                            </w:pPr>
                            <w:r w:rsidRPr="00746EE0">
                              <w:rPr>
                                <w:sz w:val="16"/>
                              </w:rPr>
                              <w:t xml:space="preserve">Leave </w:t>
                            </w:r>
                          </w:p>
                          <w:p w14:paraId="44E6B5FB" w14:textId="77777777" w:rsidR="004E3D78" w:rsidRPr="00746EE0" w:rsidRDefault="004E3D78"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4E3D78" w:rsidRPr="00746EE0" w:rsidRDefault="004E3D78"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4E3D78" w:rsidRPr="00746EE0" w:rsidRDefault="004E3D78"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4E3D78" w:rsidRPr="00746EE0" w:rsidRDefault="004E3D78"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4E3D78" w:rsidRPr="00746EE0" w:rsidRDefault="004E3D78"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4E3D78" w:rsidRPr="00746EE0" w:rsidRDefault="004E3D78"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4E3D78" w:rsidRPr="00746EE0" w:rsidRDefault="004E3D78"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4E3D78" w:rsidRPr="00746EE0" w:rsidRDefault="004E3D78"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4E3D78" w:rsidRPr="00746EE0" w:rsidRDefault="004E3D78"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4E3D78" w:rsidRPr="00746EE0" w:rsidRDefault="004E3D78"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4E3D78" w:rsidRPr="00746EE0" w:rsidRDefault="004E3D78"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4E3D78" w:rsidRPr="00746EE0" w:rsidRDefault="004E3D78"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4E3D78" w:rsidRPr="00746EE0" w:rsidRDefault="004E3D78"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4E3D78" w:rsidRPr="00746EE0" w:rsidRDefault="004E3D78"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4E3D78" w:rsidRPr="00746EE0" w:rsidRDefault="004E3D78"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4E3D78" w:rsidRPr="00746EE0" w:rsidRDefault="004E3D78"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4E3D78" w:rsidRPr="00746EE0" w:rsidRDefault="004E3D78"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4E3D78" w:rsidRPr="00746EE0" w:rsidRDefault="004E3D78"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4E3D78" w:rsidRPr="00746EE0" w:rsidRDefault="004E3D78"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4E3D78" w:rsidRPr="00746EE0" w:rsidRDefault="004E3D78"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4E3D78" w:rsidRPr="00746EE0" w:rsidRDefault="004E3D78"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4E3D78" w:rsidRPr="00746EE0" w:rsidRDefault="004E3D78"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4E3D78" w:rsidRPr="00746EE0" w:rsidRDefault="004E3D78"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4E3D78" w:rsidRPr="00746EE0" w:rsidRDefault="004E3D78"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4E3D78" w:rsidRPr="00746EE0" w:rsidRDefault="004E3D78"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4E3D78" w:rsidRPr="00746EE0" w:rsidRDefault="004E3D78"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4E3D78" w:rsidRPr="00746EE0" w:rsidRDefault="004E3D78"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4E3D78" w:rsidRPr="00746EE0" w:rsidRDefault="004E3D78"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4E3D78" w:rsidRPr="00746EE0" w:rsidRDefault="004E3D78"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4E3D78" w:rsidRPr="00746EE0" w:rsidRDefault="004E3D78"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4E3D78" w:rsidRPr="00746EE0" w:rsidRDefault="004E3D78"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240" w:name="_Toc23253978"/>
      <w:r>
        <w:t>5</w:t>
      </w:r>
      <w:r w:rsidR="00523843">
        <w:t>.1</w:t>
      </w:r>
      <w:r w:rsidR="00523843">
        <w:tab/>
        <w:t>Selection of Imputed Variables to Use for Testing</w:t>
      </w:r>
      <w:bookmarkEnd w:id="240"/>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Leave Needers</w:t>
      </w:r>
    </w:p>
    <w:p w14:paraId="7015884D" w14:textId="77777777" w:rsidR="00523843" w:rsidRDefault="00523843" w:rsidP="00285E08">
      <w:pPr>
        <w:pStyle w:val="ListParagraph"/>
        <w:numPr>
          <w:ilvl w:val="0"/>
          <w:numId w:val="19"/>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241" w:name="_Toc23253979"/>
      <w:r>
        <w:t>5</w:t>
      </w:r>
      <w:r w:rsidR="00336800">
        <w:t>.</w:t>
      </w:r>
      <w:r w:rsidR="00523843" w:rsidRPr="00746EE0">
        <w:t>2</w:t>
      </w:r>
      <w:r w:rsidR="00523843" w:rsidRPr="00746EE0">
        <w:tab/>
        <w:t>Results</w:t>
      </w:r>
      <w:bookmarkEnd w:id="241"/>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4E3D78" w:rsidRPr="00746EE0" w:rsidRDefault="004E3D78" w:rsidP="00523843">
                            <w:pPr>
                              <w:spacing w:line="276" w:lineRule="auto"/>
                              <w:rPr>
                                <w:b/>
                                <w:color w:val="660000"/>
                                <w:szCs w:val="20"/>
                              </w:rPr>
                            </w:pPr>
                            <w:r w:rsidRPr="00746EE0">
                              <w:rPr>
                                <w:b/>
                                <w:color w:val="660000"/>
                                <w:szCs w:val="20"/>
                              </w:rPr>
                              <w:t>Preliminary Conclusions</w:t>
                            </w:r>
                          </w:p>
                          <w:p w14:paraId="67554503" w14:textId="77777777" w:rsidR="004E3D78" w:rsidRPr="00746EE0" w:rsidRDefault="004E3D78"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4E3D78" w:rsidRPr="00746EE0" w:rsidRDefault="004E3D78"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4E3D78" w:rsidRPr="00746EE0" w:rsidRDefault="004E3D78"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4E3D78" w:rsidRPr="00746EE0" w:rsidRDefault="004E3D78"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4E3D78" w:rsidRPr="00746EE0" w:rsidRDefault="004E3D78" w:rsidP="00523843">
                      <w:pPr>
                        <w:spacing w:line="276" w:lineRule="auto"/>
                        <w:rPr>
                          <w:b/>
                          <w:color w:val="660000"/>
                          <w:szCs w:val="20"/>
                        </w:rPr>
                      </w:pPr>
                      <w:r w:rsidRPr="00746EE0">
                        <w:rPr>
                          <w:b/>
                          <w:color w:val="660000"/>
                          <w:szCs w:val="20"/>
                        </w:rPr>
                        <w:t>Preliminary Conclusions</w:t>
                      </w:r>
                    </w:p>
                    <w:p w14:paraId="67554503" w14:textId="77777777" w:rsidR="004E3D78" w:rsidRPr="00746EE0" w:rsidRDefault="004E3D78"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4E3D78" w:rsidRPr="00746EE0" w:rsidRDefault="004E3D78"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4E3D78" w:rsidRPr="00746EE0" w:rsidRDefault="004E3D78"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4E3D78" w:rsidRPr="00746EE0" w:rsidRDefault="004E3D78"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242"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242"/>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243" w:name="_Toc23253295"/>
      <w:bookmarkStart w:id="244"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243"/>
      <w:bookmarkEnd w:id="244"/>
    </w:p>
    <w:p w14:paraId="245A6B75" w14:textId="77777777" w:rsidR="00523843" w:rsidRPr="000C2F1D" w:rsidRDefault="00523843" w:rsidP="00523843"/>
    <w:p w14:paraId="3BD920AD" w14:textId="3B1CFB9A" w:rsidR="00523843" w:rsidRPr="00746EE0" w:rsidRDefault="00900B61" w:rsidP="00900B61">
      <w:pPr>
        <w:pStyle w:val="Heading2"/>
      </w:pPr>
      <w:bookmarkStart w:id="245" w:name="_Toc23253981"/>
      <w:r>
        <w:t>5</w:t>
      </w:r>
      <w:r w:rsidR="00523843" w:rsidRPr="00746EE0">
        <w:t>.</w:t>
      </w:r>
      <w:r w:rsidR="00336800">
        <w:t>3</w:t>
      </w:r>
      <w:r w:rsidR="00523843" w:rsidRPr="00746EE0">
        <w:tab/>
        <w:t>Benefit Outlays</w:t>
      </w:r>
      <w:bookmarkEnd w:id="245"/>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246"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246"/>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247"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247"/>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248"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248"/>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249"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249"/>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250"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250"/>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251"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251"/>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252"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252"/>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253"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253"/>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254"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254"/>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7"/>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255"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255"/>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256"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256"/>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257"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257"/>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fldSimple w:instr=" SEQ Exhibit \* ARABIC ">
        <w:r w:rsidR="00BC72C9">
          <w:rPr>
            <w:noProof/>
          </w:rPr>
          <w:t>31</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232"/>
    <w:bookmarkEnd w:id="233"/>
    <w:bookmarkEnd w:id="234"/>
    <w:bookmarkEnd w:id="235"/>
    <w:bookmarkEnd w:id="236"/>
    <w:bookmarkEnd w:id="237"/>
    <w:bookmarkEnd w:id="238"/>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9"/>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258" w:name="_Toc23253984"/>
      <w:r>
        <w:rPr>
          <w:noProof/>
        </w:rPr>
        <w:lastRenderedPageBreak/>
        <w:t xml:space="preserve">Appendix </w:t>
      </w:r>
      <w:r w:rsidR="00AE0235">
        <w:rPr>
          <w:noProof/>
        </w:rPr>
        <w:t>A</w:t>
      </w:r>
      <w:r>
        <w:rPr>
          <w:noProof/>
        </w:rPr>
        <w:t>. Libraries Dependencies– R Model</w:t>
      </w:r>
      <w:bookmarkEnd w:id="258"/>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5A74F8">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5A74F8">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5A74F8">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5A74F8">
            <w:pPr>
              <w:rPr>
                <w:b/>
                <w:bCs/>
                <w:color w:val="FFFFFF"/>
                <w:sz w:val="22"/>
                <w:szCs w:val="22"/>
              </w:rPr>
            </w:pPr>
            <w:r w:rsidRPr="002811DB">
              <w:rPr>
                <w:b/>
                <w:bCs/>
                <w:color w:val="FFFFFF"/>
                <w:sz w:val="22"/>
                <w:szCs w:val="22"/>
              </w:rPr>
              <w:t>Model’s Use of Library</w:t>
            </w:r>
          </w:p>
        </w:tc>
      </w:tr>
      <w:tr w:rsidR="00DE41B5" w:rsidRPr="002811DB" w14:paraId="277689B1"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5A74F8">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5A74F8">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5A74F8">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5A74F8">
            <w:pPr>
              <w:rPr>
                <w:color w:val="000000"/>
                <w:sz w:val="22"/>
                <w:szCs w:val="22"/>
              </w:rPr>
            </w:pPr>
            <w:r w:rsidRPr="002811DB">
              <w:rPr>
                <w:color w:val="000000"/>
                <w:sz w:val="22"/>
                <w:szCs w:val="22"/>
              </w:rPr>
              <w:t>rlist</w:t>
            </w:r>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5A74F8">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5A74F8">
            <w:pPr>
              <w:rPr>
                <w:color w:val="000000"/>
                <w:sz w:val="20"/>
                <w:szCs w:val="20"/>
              </w:rPr>
            </w:pPr>
            <w:r w:rsidRPr="002811DB">
              <w:rPr>
                <w:color w:val="000000"/>
                <w:sz w:val="20"/>
                <w:szCs w:val="20"/>
              </w:rPr>
              <w:t>General tools for list manipulation</w:t>
            </w:r>
          </w:p>
        </w:tc>
      </w:tr>
      <w:tr w:rsidR="00DE41B5" w:rsidRPr="002811DB" w14:paraId="34DAC920"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5A74F8">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5A74F8">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5A74F8">
            <w:pPr>
              <w:rPr>
                <w:sz w:val="20"/>
                <w:szCs w:val="20"/>
              </w:rPr>
            </w:pPr>
            <w:r w:rsidRPr="002811DB">
              <w:rPr>
                <w:color w:val="000000"/>
                <w:sz w:val="20"/>
                <w:szCs w:val="20"/>
              </w:rPr>
              <w:t>Ordinal regression function (polr)</w:t>
            </w:r>
          </w:p>
        </w:tc>
      </w:tr>
      <w:tr w:rsidR="00DE41B5" w:rsidRPr="002811DB" w14:paraId="736CB131"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5A74F8">
            <w:pPr>
              <w:rPr>
                <w:color w:val="000000"/>
                <w:sz w:val="22"/>
                <w:szCs w:val="22"/>
              </w:rPr>
            </w:pPr>
            <w:r w:rsidRPr="002811DB">
              <w:rPr>
                <w:color w:val="000000"/>
                <w:sz w:val="22"/>
                <w:szCs w:val="22"/>
              </w:rPr>
              <w:t>plyr</w:t>
            </w:r>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5A74F8">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5A74F8">
            <w:pPr>
              <w:rPr>
                <w:color w:val="000000"/>
                <w:sz w:val="20"/>
                <w:szCs w:val="20"/>
              </w:rPr>
            </w:pPr>
            <w:r w:rsidRPr="002811DB">
              <w:rPr>
                <w:color w:val="000000"/>
                <w:sz w:val="20"/>
                <w:szCs w:val="20"/>
              </w:rPr>
              <w:t>General tools for data manipulation</w:t>
            </w:r>
          </w:p>
        </w:tc>
      </w:tr>
      <w:tr w:rsidR="00DE41B5" w:rsidRPr="002811DB" w14:paraId="0670DDDC"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5A74F8">
            <w:pPr>
              <w:rPr>
                <w:color w:val="000000"/>
                <w:sz w:val="22"/>
                <w:szCs w:val="22"/>
              </w:rPr>
            </w:pPr>
            <w:r w:rsidRPr="002811DB">
              <w:rPr>
                <w:color w:val="000000"/>
                <w:sz w:val="22"/>
                <w:szCs w:val="22"/>
              </w:rPr>
              <w:t>dplyr</w:t>
            </w:r>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5A74F8">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5A74F8">
            <w:pPr>
              <w:rPr>
                <w:color w:val="000000"/>
                <w:sz w:val="20"/>
                <w:szCs w:val="20"/>
              </w:rPr>
            </w:pPr>
            <w:r w:rsidRPr="002811DB">
              <w:rPr>
                <w:color w:val="000000"/>
                <w:sz w:val="20"/>
                <w:szCs w:val="20"/>
              </w:rPr>
              <w:t>General tools for data manipulation</w:t>
            </w:r>
          </w:p>
        </w:tc>
      </w:tr>
      <w:tr w:rsidR="00DE41B5" w:rsidRPr="002811DB" w14:paraId="4877C027"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5A74F8">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5A74F8">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5A74F8">
            <w:pPr>
              <w:rPr>
                <w:sz w:val="20"/>
                <w:szCs w:val="20"/>
              </w:rPr>
            </w:pPr>
            <w:r w:rsidRPr="002811DB">
              <w:rPr>
                <w:sz w:val="20"/>
                <w:szCs w:val="20"/>
              </w:rPr>
              <w:t>Tools for using survey weights in logit regression</w:t>
            </w:r>
          </w:p>
        </w:tc>
      </w:tr>
      <w:tr w:rsidR="00DE41B5" w:rsidRPr="002811DB" w14:paraId="1AC29C64"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5A74F8">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5A74F8">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5A74F8">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5A74F8">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5A74F8">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5A74F8">
            <w:pPr>
              <w:rPr>
                <w:color w:val="000000"/>
                <w:sz w:val="20"/>
                <w:szCs w:val="20"/>
              </w:rPr>
            </w:pPr>
            <w:r w:rsidRPr="002811DB">
              <w:rPr>
                <w:color w:val="000000"/>
                <w:sz w:val="20"/>
                <w:szCs w:val="20"/>
              </w:rPr>
              <w:t>Function for creating dummy variables</w:t>
            </w:r>
          </w:p>
        </w:tc>
      </w:tr>
      <w:tr w:rsidR="00DE41B5" w:rsidRPr="002811DB" w14:paraId="68B3974D"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5A74F8">
            <w:pPr>
              <w:rPr>
                <w:color w:val="000000"/>
                <w:sz w:val="22"/>
                <w:szCs w:val="22"/>
              </w:rPr>
            </w:pPr>
            <w:r w:rsidRPr="002811DB">
              <w:rPr>
                <w:color w:val="000000"/>
                <w:sz w:val="22"/>
                <w:szCs w:val="22"/>
              </w:rPr>
              <w:t>varhandle</w:t>
            </w:r>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5A74F8">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5A74F8">
            <w:pPr>
              <w:rPr>
                <w:sz w:val="20"/>
                <w:szCs w:val="20"/>
              </w:rPr>
            </w:pPr>
            <w:r w:rsidRPr="002811DB">
              <w:rPr>
                <w:sz w:val="20"/>
                <w:szCs w:val="20"/>
              </w:rPr>
              <w:t>Reformatting factor variables</w:t>
            </w:r>
          </w:p>
        </w:tc>
      </w:tr>
      <w:tr w:rsidR="00DE41B5" w:rsidRPr="002811DB" w14:paraId="71E33B60"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5A74F8">
            <w:pPr>
              <w:rPr>
                <w:color w:val="000000"/>
                <w:sz w:val="22"/>
                <w:szCs w:val="22"/>
              </w:rPr>
            </w:pPr>
            <w:r w:rsidRPr="002811DB">
              <w:rPr>
                <w:color w:val="000000"/>
                <w:sz w:val="22"/>
                <w:szCs w:val="22"/>
              </w:rPr>
              <w:t>oglmx</w:t>
            </w:r>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5A74F8">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5A74F8">
            <w:pPr>
              <w:rPr>
                <w:color w:val="000000"/>
                <w:sz w:val="20"/>
                <w:szCs w:val="20"/>
              </w:rPr>
            </w:pPr>
            <w:r w:rsidRPr="002811DB">
              <w:rPr>
                <w:color w:val="000000"/>
                <w:sz w:val="20"/>
                <w:szCs w:val="20"/>
              </w:rPr>
              <w:t>Alternate ordinal regression function</w:t>
            </w:r>
          </w:p>
        </w:tc>
      </w:tr>
      <w:tr w:rsidR="00DE41B5" w:rsidRPr="002811DB" w14:paraId="28C1920F"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5A74F8">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5A74F8">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5A74F8">
            <w:pPr>
              <w:rPr>
                <w:sz w:val="20"/>
                <w:szCs w:val="20"/>
              </w:rPr>
            </w:pPr>
            <w:r w:rsidRPr="002811DB">
              <w:rPr>
                <w:sz w:val="20"/>
                <w:szCs w:val="20"/>
              </w:rPr>
              <w:t>Writing data files in additional formats foreign to R</w:t>
            </w:r>
          </w:p>
        </w:tc>
      </w:tr>
      <w:tr w:rsidR="00DE41B5" w:rsidRPr="002811DB" w14:paraId="58B0AC94"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5A74F8">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5A74F8">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5A74F8">
            <w:pPr>
              <w:rPr>
                <w:color w:val="000000"/>
                <w:sz w:val="20"/>
                <w:szCs w:val="20"/>
              </w:rPr>
            </w:pPr>
            <w:r w:rsidRPr="002811DB">
              <w:rPr>
                <w:color w:val="000000"/>
                <w:sz w:val="20"/>
                <w:szCs w:val="20"/>
              </w:rPr>
              <w:t>Graphics generator</w:t>
            </w:r>
          </w:p>
        </w:tc>
      </w:tr>
      <w:tr w:rsidR="00DE41B5" w:rsidRPr="002811DB" w14:paraId="2DDC5DBA"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5A74F8">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5A74F8">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5A74F8">
            <w:pPr>
              <w:rPr>
                <w:sz w:val="20"/>
                <w:szCs w:val="20"/>
              </w:rPr>
            </w:pPr>
            <w:r w:rsidRPr="002811DB">
              <w:rPr>
                <w:sz w:val="20"/>
                <w:szCs w:val="20"/>
              </w:rPr>
              <w:t>Flexibly restructure and aggregate data</w:t>
            </w:r>
          </w:p>
        </w:tc>
      </w:tr>
      <w:tr w:rsidR="00DE41B5" w:rsidRPr="002811DB" w14:paraId="00B3EE5D"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5A74F8">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5A74F8">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5A74F8">
            <w:pPr>
              <w:rPr>
                <w:color w:val="000000"/>
                <w:sz w:val="20"/>
                <w:szCs w:val="20"/>
              </w:rPr>
            </w:pPr>
            <w:r w:rsidRPr="002811DB">
              <w:rPr>
                <w:color w:val="000000"/>
                <w:sz w:val="20"/>
                <w:szCs w:val="20"/>
              </w:rPr>
              <w:t>Naïve Bayes classifier</w:t>
            </w:r>
          </w:p>
        </w:tc>
      </w:tr>
      <w:tr w:rsidR="00DE41B5" w:rsidRPr="002811DB" w14:paraId="5E0F01F7"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5A74F8">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5A74F8">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5A74F8">
            <w:pPr>
              <w:rPr>
                <w:sz w:val="20"/>
                <w:szCs w:val="20"/>
              </w:rPr>
            </w:pPr>
            <w:r w:rsidRPr="002811DB">
              <w:rPr>
                <w:sz w:val="20"/>
                <w:szCs w:val="20"/>
              </w:rPr>
              <w:t>Formatting plain text tables</w:t>
            </w:r>
          </w:p>
        </w:tc>
      </w:tr>
      <w:tr w:rsidR="00DE41B5" w:rsidRPr="002811DB" w14:paraId="509BB4B1"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5A74F8">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5A74F8">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5A74F8">
            <w:pPr>
              <w:rPr>
                <w:color w:val="000000"/>
                <w:sz w:val="20"/>
                <w:szCs w:val="20"/>
              </w:rPr>
            </w:pPr>
            <w:r w:rsidRPr="002811DB">
              <w:rPr>
                <w:color w:val="000000"/>
                <w:sz w:val="20"/>
                <w:szCs w:val="20"/>
              </w:rPr>
              <w:t>Ridge regression for classifier</w:t>
            </w:r>
          </w:p>
        </w:tc>
      </w:tr>
      <w:tr w:rsidR="00DE41B5" w:rsidRPr="002811DB" w14:paraId="42BBD58D"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5A74F8">
            <w:pPr>
              <w:rPr>
                <w:color w:val="000000"/>
                <w:sz w:val="22"/>
                <w:szCs w:val="22"/>
              </w:rPr>
            </w:pPr>
            <w:r w:rsidRPr="002811DB">
              <w:rPr>
                <w:color w:val="000000"/>
                <w:sz w:val="22"/>
                <w:szCs w:val="22"/>
              </w:rPr>
              <w:t>DMwR</w:t>
            </w:r>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5A74F8">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5A74F8">
            <w:pPr>
              <w:rPr>
                <w:color w:val="000000"/>
                <w:sz w:val="20"/>
                <w:szCs w:val="20"/>
              </w:rPr>
            </w:pPr>
            <w:r w:rsidRPr="002811DB">
              <w:rPr>
                <w:color w:val="000000"/>
                <w:sz w:val="20"/>
                <w:szCs w:val="20"/>
              </w:rPr>
              <w:t>SMOTE technique</w:t>
            </w:r>
          </w:p>
        </w:tc>
      </w:tr>
      <w:tr w:rsidR="00DE41B5" w:rsidRPr="002811DB" w14:paraId="750422CE"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5A74F8">
            <w:pPr>
              <w:rPr>
                <w:color w:val="000000"/>
                <w:sz w:val="22"/>
                <w:szCs w:val="22"/>
              </w:rPr>
            </w:pPr>
            <w:r w:rsidRPr="002811DB">
              <w:rPr>
                <w:color w:val="000000"/>
                <w:sz w:val="22"/>
                <w:szCs w:val="22"/>
              </w:rPr>
              <w:t>xgboost</w:t>
            </w:r>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5A74F8">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5A74F8">
            <w:pPr>
              <w:rPr>
                <w:color w:val="000000"/>
                <w:sz w:val="20"/>
                <w:szCs w:val="20"/>
              </w:rPr>
            </w:pPr>
            <w:r w:rsidRPr="002811DB">
              <w:rPr>
                <w:color w:val="000000"/>
                <w:sz w:val="20"/>
                <w:szCs w:val="20"/>
              </w:rPr>
              <w:t>xGboost classifier function</w:t>
            </w:r>
          </w:p>
        </w:tc>
      </w:tr>
      <w:tr w:rsidR="00DE41B5" w:rsidRPr="002811DB" w14:paraId="1D19FA2A"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5A74F8">
            <w:pPr>
              <w:rPr>
                <w:color w:val="000000"/>
                <w:sz w:val="22"/>
                <w:szCs w:val="22"/>
              </w:rPr>
            </w:pPr>
            <w:r w:rsidRPr="002811DB">
              <w:rPr>
                <w:color w:val="000000"/>
                <w:sz w:val="22"/>
                <w:szCs w:val="22"/>
              </w:rPr>
              <w:t>bnclassify</w:t>
            </w:r>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5A74F8">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5A74F8">
            <w:pPr>
              <w:rPr>
                <w:color w:val="000000"/>
                <w:sz w:val="20"/>
                <w:szCs w:val="20"/>
              </w:rPr>
            </w:pPr>
            <w:r w:rsidRPr="002811DB">
              <w:rPr>
                <w:color w:val="000000"/>
                <w:sz w:val="20"/>
                <w:szCs w:val="20"/>
              </w:rPr>
              <w:t>Naïve Bayes classifier function</w:t>
            </w:r>
          </w:p>
        </w:tc>
      </w:tr>
      <w:tr w:rsidR="00DE41B5" w:rsidRPr="002811DB" w14:paraId="3EEAB362"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5A74F8">
            <w:pPr>
              <w:rPr>
                <w:color w:val="000000"/>
                <w:sz w:val="22"/>
                <w:szCs w:val="22"/>
              </w:rPr>
            </w:pPr>
            <w:r w:rsidRPr="002811DB">
              <w:rPr>
                <w:color w:val="000000"/>
                <w:sz w:val="22"/>
                <w:szCs w:val="22"/>
              </w:rPr>
              <w:t>randomForest</w:t>
            </w:r>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5A74F8">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5A74F8">
            <w:pPr>
              <w:rPr>
                <w:color w:val="000000"/>
                <w:sz w:val="20"/>
                <w:szCs w:val="20"/>
              </w:rPr>
            </w:pPr>
            <w:r w:rsidRPr="002811DB">
              <w:rPr>
                <w:color w:val="000000"/>
                <w:sz w:val="20"/>
                <w:szCs w:val="20"/>
              </w:rPr>
              <w:t>Random Forest classifier function</w:t>
            </w:r>
          </w:p>
        </w:tc>
      </w:tr>
      <w:tr w:rsidR="00DE41B5" w:rsidRPr="002811DB" w14:paraId="696A3A44"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5A74F8">
            <w:pPr>
              <w:rPr>
                <w:color w:val="000000"/>
                <w:sz w:val="22"/>
                <w:szCs w:val="22"/>
              </w:rPr>
            </w:pPr>
            <w:r w:rsidRPr="002811DB">
              <w:rPr>
                <w:color w:val="000000"/>
                <w:sz w:val="22"/>
                <w:szCs w:val="22"/>
              </w:rPr>
              <w:t>magick</w:t>
            </w:r>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5A74F8">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5A74F8">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5A74F8">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5A74F8">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5A74F8">
            <w:pPr>
              <w:rPr>
                <w:color w:val="000000"/>
                <w:sz w:val="20"/>
                <w:szCs w:val="20"/>
              </w:rPr>
            </w:pPr>
            <w:r>
              <w:rPr>
                <w:color w:val="000000"/>
                <w:sz w:val="20"/>
                <w:szCs w:val="20"/>
              </w:rPr>
              <w:t>Reading rectangular text data</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259" w:name="_Toc23253985"/>
      <w:r>
        <w:lastRenderedPageBreak/>
        <w:t>Appendix B</w:t>
      </w:r>
      <w:r w:rsidR="00604539">
        <w:t>. Actual Taking Leave Data</w:t>
      </w:r>
      <w:r w:rsidR="00AC2A68">
        <w:t>, 2012-2016</w:t>
      </w:r>
      <w:r w:rsidR="00CA26D0">
        <w:t xml:space="preserve"> Annual Average</w:t>
      </w:r>
      <w:bookmarkEnd w:id="259"/>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BB503C" w:rsidP="00604539">
            <w:pPr>
              <w:jc w:val="left"/>
              <w:rPr>
                <w:rFonts w:ascii="Calibri" w:hAnsi="Calibri" w:cs="Calibri"/>
                <w:color w:val="000000"/>
                <w:sz w:val="22"/>
                <w:szCs w:val="22"/>
              </w:rPr>
            </w:pPr>
            <w:hyperlink r:id="rId40"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BB503C" w:rsidP="00604539">
            <w:pPr>
              <w:jc w:val="left"/>
              <w:rPr>
                <w:rFonts w:ascii="Calibri" w:hAnsi="Calibri" w:cs="Calibri"/>
                <w:color w:val="000000"/>
                <w:sz w:val="22"/>
                <w:szCs w:val="22"/>
              </w:rPr>
            </w:pPr>
            <w:hyperlink r:id="rId41"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BB503C"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BB503C" w:rsidP="00604539">
            <w:pPr>
              <w:jc w:val="left"/>
              <w:rPr>
                <w:rFonts w:ascii="Calibri" w:hAnsi="Calibri" w:cs="Calibri"/>
                <w:color w:val="0563C1"/>
                <w:sz w:val="22"/>
                <w:szCs w:val="22"/>
                <w:u w:val="single"/>
              </w:rPr>
            </w:pPr>
            <w:hyperlink r:id="rId43"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BB503C" w:rsidP="00604539">
            <w:pPr>
              <w:jc w:val="left"/>
              <w:rPr>
                <w:rFonts w:ascii="Calibri" w:hAnsi="Calibri" w:cs="Calibri"/>
                <w:color w:val="0563C1"/>
                <w:sz w:val="22"/>
                <w:szCs w:val="22"/>
                <w:u w:val="single"/>
              </w:rPr>
            </w:pPr>
            <w:hyperlink r:id="rId44"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 w:author="Jessica Smith" w:date="2020-02-03T16:22:00Z" w:initials="JS">
    <w:p w14:paraId="669BE958" w14:textId="6391A9A1" w:rsidR="004E3D78" w:rsidRDefault="004E3D78">
      <w:pPr>
        <w:pStyle w:val="CommentText"/>
      </w:pPr>
      <w:r>
        <w:rPr>
          <w:rStyle w:val="CommentReference"/>
        </w:rPr>
        <w:annotationRef/>
      </w:r>
      <w:r w:rsidRPr="00070BDA">
        <w:rPr>
          <w:highlight w:val="yellow"/>
        </w:rPr>
        <w:t>Luke – Should we add this here?</w:t>
      </w:r>
      <w:r>
        <w:t xml:space="preserve"> Please confirm this is the correct characterization.</w:t>
      </w:r>
    </w:p>
  </w:comment>
  <w:comment w:id="146" w:author="Luke Patterson" w:date="2020-02-12T10:41:00Z" w:initials="LP">
    <w:p w14:paraId="60C3E810" w14:textId="68CEEFE2" w:rsidR="00B84A89" w:rsidRDefault="00B84A89">
      <w:pPr>
        <w:pStyle w:val="CommentText"/>
      </w:pPr>
      <w:r>
        <w:rPr>
          <w:rStyle w:val="CommentReference"/>
        </w:rPr>
        <w:annotationRef/>
      </w:r>
      <w:r>
        <w:t>Add mention of insufficient sample size warnings</w:t>
      </w:r>
      <w:bookmarkStart w:id="147" w:name="_GoBack"/>
      <w:bookmarkEnd w:id="147"/>
    </w:p>
  </w:comment>
  <w:comment w:id="151" w:author="Jessica Smith" w:date="2020-02-03T16:43:00Z" w:initials="JS">
    <w:p w14:paraId="28445237" w14:textId="26CD018A" w:rsidR="004E3D78" w:rsidRDefault="004E3D78">
      <w:pPr>
        <w:pStyle w:val="CommentText"/>
      </w:pPr>
      <w:r>
        <w:rPr>
          <w:rStyle w:val="CommentReference"/>
        </w:rPr>
        <w:annotationRef/>
      </w:r>
    </w:p>
  </w:comment>
  <w:comment w:id="165" w:author="Jessica Smith" w:date="2020-01-24T13:31:00Z" w:initials="JS">
    <w:p w14:paraId="54598989" w14:textId="1A198315" w:rsidR="004E3D78" w:rsidRDefault="004E3D78" w:rsidP="004A67B3">
      <w:pPr>
        <w:pStyle w:val="CommentText"/>
      </w:pPr>
      <w:r w:rsidRPr="004A67B3">
        <w:rPr>
          <w:rStyle w:val="CommentReference"/>
          <w:highlight w:val="yellow"/>
        </w:rPr>
        <w:annotationRef/>
      </w:r>
      <w:r w:rsidRPr="004A67B3">
        <w:rPr>
          <w:highlight w:val="yellow"/>
        </w:rPr>
        <w:t>Don’t know what this will be called</w:t>
      </w:r>
      <w:r>
        <w:rPr>
          <w:highlight w:val="yellow"/>
        </w:rPr>
        <w:t xml:space="preserve"> or where it will go in the document</w:t>
      </w:r>
      <w:r w:rsidRPr="004A67B3">
        <w:rPr>
          <w:highlight w:val="yellow"/>
        </w:rPr>
        <w:t>.</w:t>
      </w:r>
      <w:r w:rsidR="008F4E34">
        <w:t xml:space="preserve"> Does this even make sense as a separate function?</w:t>
      </w:r>
    </w:p>
  </w:comment>
  <w:comment w:id="168" w:author="Jessica Smith" w:date="2020-02-03T16:46:00Z" w:initials="JS">
    <w:p w14:paraId="09FE30BA" w14:textId="77777777" w:rsidR="004E3D78" w:rsidRDefault="004E3D78" w:rsidP="004A67B3">
      <w:pPr>
        <w:pStyle w:val="ListParagraph"/>
        <w:numPr>
          <w:ilvl w:val="0"/>
          <w:numId w:val="24"/>
        </w:numPr>
        <w:spacing w:before="240" w:after="160" w:line="259" w:lineRule="auto"/>
        <w:jc w:val="left"/>
      </w:pPr>
      <w:r>
        <w:rPr>
          <w:rStyle w:val="CommentReference"/>
        </w:rPr>
        <w:annotationRef/>
      </w:r>
      <w:r w:rsidRPr="00FA5147">
        <w:rPr>
          <w:b/>
        </w:rPr>
        <w:t xml:space="preserve">Payroll Tax Rate. </w:t>
      </w:r>
      <w:r>
        <w:t>The user must input</w:t>
      </w:r>
      <w:r w:rsidRPr="0028203C">
        <w:t xml:space="preserve"> </w:t>
      </w:r>
      <w:r>
        <w:t xml:space="preserve">a desired </w:t>
      </w:r>
      <w:r w:rsidRPr="0028203C">
        <w:t>payroll tax rate</w:t>
      </w:r>
      <w:r>
        <w:t>.</w:t>
      </w:r>
    </w:p>
    <w:p w14:paraId="77A00EE2" w14:textId="77777777" w:rsidR="004E3D78" w:rsidRPr="00FA5147" w:rsidRDefault="004E3D78" w:rsidP="004A67B3">
      <w:pPr>
        <w:pStyle w:val="ListParagraph"/>
        <w:spacing w:after="160" w:line="259" w:lineRule="auto"/>
        <w:ind w:left="900"/>
      </w:pPr>
    </w:p>
    <w:p w14:paraId="5267E099" w14:textId="77777777" w:rsidR="004E3D78" w:rsidRPr="00722085" w:rsidRDefault="004E3D78" w:rsidP="004A67B3">
      <w:pPr>
        <w:pStyle w:val="ListParagraph"/>
        <w:numPr>
          <w:ilvl w:val="0"/>
          <w:numId w:val="24"/>
        </w:numPr>
        <w:spacing w:before="240" w:after="240" w:line="300" w:lineRule="auto"/>
        <w:contextualSpacing w:val="0"/>
        <w:jc w:val="left"/>
        <w:rPr>
          <w:b/>
        </w:rPr>
      </w:pPr>
      <w:r>
        <w:rPr>
          <w:b/>
          <w:highlight w:val="yellow"/>
        </w:rPr>
        <w:t xml:space="preserve">Maximum taxable earnings </w:t>
      </w:r>
      <w:r w:rsidRPr="000E115B">
        <w:rPr>
          <w:highlight w:val="yellow"/>
        </w:rPr>
        <w:t>(</w:t>
      </w:r>
      <w:r w:rsidRPr="00F255F5">
        <w:rPr>
          <w:highlight w:val="yellow"/>
        </w:rPr>
        <w:t>per person</w:t>
      </w:r>
      <w:r>
        <w:rPr>
          <w:highlight w:val="yellow"/>
        </w:rPr>
        <w:t>)</w:t>
      </w:r>
      <w:r w:rsidRPr="00F255F5">
        <w:rPr>
          <w:highlight w:val="yellow"/>
        </w:rPr>
        <w:t>.</w:t>
      </w:r>
      <w:r w:rsidRPr="00F255F5">
        <w:t xml:space="preserve"> </w:t>
      </w:r>
      <w:r>
        <w:t>If desired, the user can populate the maximum amount of earnings that will be taxed per person per year. For example, if the user enters $100,000 as the maximum taxable earnings, only earnings up to $100,000 per person will be taxed.</w:t>
      </w:r>
    </w:p>
    <w:p w14:paraId="76202804" w14:textId="77777777" w:rsidR="004E3D78" w:rsidRDefault="004E3D78" w:rsidP="004A67B3">
      <w:pPr>
        <w:pStyle w:val="CommentText"/>
      </w:pPr>
    </w:p>
  </w:comment>
  <w:comment w:id="175" w:author="Jessica Smith" w:date="2020-01-24T13:54:00Z" w:initials="JS">
    <w:p w14:paraId="4AAC2ADF" w14:textId="77777777" w:rsidR="004E3D78" w:rsidRDefault="004E3D78" w:rsidP="004A67B3">
      <w:pPr>
        <w:pStyle w:val="CommentText"/>
      </w:pPr>
      <w:r>
        <w:rPr>
          <w:rStyle w:val="CommentReference"/>
        </w:rPr>
        <w:annotationRef/>
      </w:r>
      <w:r>
        <w:t>Should we name a specific function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9BE958" w15:done="0"/>
  <w15:commentEx w15:paraId="60C3E810" w15:done="0"/>
  <w15:commentEx w15:paraId="28445237" w15:done="0"/>
  <w15:commentEx w15:paraId="54598989" w15:done="0"/>
  <w15:commentEx w15:paraId="76202804" w15:done="0"/>
  <w15:commentEx w15:paraId="4AAC2A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1BFB5" w14:textId="77777777" w:rsidR="00BB503C" w:rsidRDefault="00BB503C" w:rsidP="00A80E5D">
      <w:r>
        <w:separator/>
      </w:r>
    </w:p>
  </w:endnote>
  <w:endnote w:type="continuationSeparator" w:id="0">
    <w:p w14:paraId="3CCC52B6" w14:textId="77777777" w:rsidR="00BB503C" w:rsidRDefault="00BB503C" w:rsidP="00A80E5D">
      <w:r>
        <w:continuationSeparator/>
      </w:r>
    </w:p>
  </w:endnote>
  <w:endnote w:type="continuationNotice" w:id="1">
    <w:p w14:paraId="321B593E" w14:textId="77777777" w:rsidR="00BB503C" w:rsidRDefault="00BB5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2F5A2BFE" w:rsidR="004E3D78" w:rsidRDefault="004E3D78">
        <w:pPr>
          <w:pStyle w:val="Footer"/>
          <w:jc w:val="right"/>
        </w:pPr>
        <w:r>
          <w:fldChar w:fldCharType="begin"/>
        </w:r>
        <w:r>
          <w:instrText xml:space="preserve"> PAGE   \* MERGEFORMAT </w:instrText>
        </w:r>
        <w:r>
          <w:fldChar w:fldCharType="separate"/>
        </w:r>
        <w:r w:rsidR="00B84A89">
          <w:rPr>
            <w:noProof/>
          </w:rPr>
          <w:t>25</w:t>
        </w:r>
        <w:r>
          <w:rPr>
            <w:noProof/>
          </w:rPr>
          <w:fldChar w:fldCharType="end"/>
        </w:r>
      </w:p>
    </w:sdtContent>
  </w:sdt>
  <w:p w14:paraId="43CD6323" w14:textId="77777777" w:rsidR="004E3D78" w:rsidRPr="009B2C4E" w:rsidRDefault="004E3D78"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88645" w14:textId="77777777" w:rsidR="00BB503C" w:rsidRDefault="00BB503C" w:rsidP="00A80E5D">
      <w:r>
        <w:separator/>
      </w:r>
    </w:p>
  </w:footnote>
  <w:footnote w:type="continuationSeparator" w:id="0">
    <w:p w14:paraId="6F2FB651" w14:textId="77777777" w:rsidR="00BB503C" w:rsidRDefault="00BB503C" w:rsidP="00A80E5D">
      <w:r>
        <w:continuationSeparator/>
      </w:r>
    </w:p>
  </w:footnote>
  <w:footnote w:type="continuationNotice" w:id="1">
    <w:p w14:paraId="7CBD0122" w14:textId="77777777" w:rsidR="00BB503C" w:rsidRDefault="00BB503C"/>
  </w:footnote>
  <w:footnote w:id="2">
    <w:p w14:paraId="4B89571A" w14:textId="77777777" w:rsidR="004E3D78" w:rsidRDefault="004E3D78"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4E3D78" w:rsidRDefault="00BB503C" w:rsidP="00D70DE3">
      <w:pPr>
        <w:pStyle w:val="FootnoteText"/>
      </w:pPr>
      <w:hyperlink r:id="rId1" w:history="1">
        <w:r w:rsidR="004E3D78" w:rsidRPr="007914F3">
          <w:rPr>
            <w:rStyle w:val="Hyperlink"/>
            <w:rFonts w:eastAsia="SimSun"/>
          </w:rPr>
          <w:t>https://www.bls.gov/ncs/ebs/benefits/2016/ownership/civilian/table32a.htm</w:t>
        </w:r>
      </w:hyperlink>
    </w:p>
  </w:footnote>
  <w:footnote w:id="3">
    <w:p w14:paraId="5F6EA5F7" w14:textId="77777777" w:rsidR="004E3D78" w:rsidRDefault="004E3D78"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4E3D78" w:rsidRDefault="00BB503C" w:rsidP="00D70DE3">
      <w:pPr>
        <w:autoSpaceDE w:val="0"/>
        <w:autoSpaceDN w:val="0"/>
        <w:adjustRightInd w:val="0"/>
      </w:pPr>
      <w:hyperlink r:id="rId2" w:history="1">
        <w:r w:rsidR="004E3D78" w:rsidRPr="007914F3">
          <w:rPr>
            <w:rStyle w:val="Hyperlink"/>
            <w:rFonts w:eastAsia="SimSun"/>
            <w:sz w:val="20"/>
            <w:szCs w:val="20"/>
          </w:rPr>
          <w:t>https://www.dol.gov/wb/media/paidleavegrants.htm</w:t>
        </w:r>
      </w:hyperlink>
      <w:r w:rsidR="004E3D78">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4E3D78" w:rsidRDefault="004E3D78">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4E3D78" w:rsidRDefault="004E3D78">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0B9EADCA" w14:textId="77777777" w:rsidR="004E3D78" w:rsidRDefault="004E3D78" w:rsidP="007A5F10">
      <w:pPr>
        <w:pStyle w:val="FootnoteText"/>
        <w:rPr>
          <w:ins w:id="107" w:author="Jessica Smith" w:date="2020-01-23T16:22:00Z"/>
        </w:rPr>
      </w:pPr>
      <w:ins w:id="108" w:author="Jessica Smith" w:date="2020-01-23T16:22:00Z">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ins>
    </w:p>
  </w:footnote>
  <w:footnote w:id="7">
    <w:p w14:paraId="5EA4E579" w14:textId="66E81BFA" w:rsidR="004E3D78" w:rsidRDefault="004E3D78">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4E3D78" w:rsidRDefault="004E3D78"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4E3D78" w:rsidRDefault="004E3D78"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4E3D78" w:rsidRDefault="004E3D78" w:rsidP="00417192">
      <w:pPr>
        <w:pStyle w:val="FootnoteText"/>
      </w:pPr>
      <w:r>
        <w:rPr>
          <w:rStyle w:val="FootnoteReference"/>
        </w:rPr>
        <w:footnoteRef/>
      </w:r>
      <w:r>
        <w:t xml:space="preserve"> Only 4 of 251 leave needer respondents indicated needing leave for four or more reasons in Q5b. </w:t>
      </w:r>
    </w:p>
  </w:footnote>
  <w:footnote w:id="11">
    <w:p w14:paraId="7603DCBF" w14:textId="45A6B774" w:rsidR="004E3D78" w:rsidRDefault="004E3D78"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2">
    <w:p w14:paraId="1E2B3C13" w14:textId="0FB03BAE" w:rsidR="004E3D78" w:rsidRDefault="004E3D78">
      <w:pPr>
        <w:pStyle w:val="FootnoteText"/>
      </w:pPr>
      <w:r>
        <w:rPr>
          <w:rStyle w:val="FootnoteReference"/>
        </w:rPr>
        <w:footnoteRef/>
      </w:r>
      <w:r>
        <w:t xml:space="preserve"> 672 of the 1551 FMLA leave takers/needers are considered to be financially sensitive by our composite variable.</w:t>
      </w:r>
    </w:p>
  </w:footnote>
  <w:footnote w:id="13">
    <w:p w14:paraId="5E1F880F" w14:textId="3466AC86" w:rsidR="004E3D78" w:rsidRDefault="004E3D78">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4E3D78" w:rsidRDefault="004E3D78">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5">
    <w:p w14:paraId="6A1B0C23" w14:textId="77777777" w:rsidR="004E3D78" w:rsidRDefault="004E3D78"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6">
    <w:p w14:paraId="3BE95160" w14:textId="56FFFFDA" w:rsidR="004E3D78" w:rsidRDefault="004E3D78">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7">
    <w:p w14:paraId="2D9C2F49" w14:textId="77777777" w:rsidR="004E3D78" w:rsidRPr="00746EE0" w:rsidRDefault="004E3D78"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4E3D78" w:rsidRDefault="004E3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6132F"/>
    <w:multiLevelType w:val="hybridMultilevel"/>
    <w:tmpl w:val="4864B01A"/>
    <w:lvl w:ilvl="0" w:tplc="2BFE3B98">
      <w:start w:val="1"/>
      <w:numFmt w:val="decimal"/>
      <w:lvlText w:val="%1."/>
      <w:lvlJc w:val="left"/>
      <w:pPr>
        <w:ind w:left="9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F3A86"/>
    <w:multiLevelType w:val="hybridMultilevel"/>
    <w:tmpl w:val="08C0FDCA"/>
    <w:lvl w:ilvl="0" w:tplc="4C68AF5C">
      <w:start w:val="1"/>
      <w:numFmt w:val="bullet"/>
      <w:lvlText w:val=""/>
      <w:lvlJc w:val="left"/>
      <w:pPr>
        <w:ind w:left="1260" w:hanging="360"/>
      </w:pPr>
      <w:rPr>
        <w:rFonts w:ascii="Symbol" w:hAnsi="Symbol" w:hint="default"/>
      </w:rPr>
    </w:lvl>
    <w:lvl w:ilvl="1" w:tplc="21D6636A">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3"/>
  </w:num>
  <w:num w:numId="8">
    <w:abstractNumId w:val="11"/>
  </w:num>
  <w:num w:numId="9">
    <w:abstractNumId w:val="22"/>
  </w:num>
  <w:num w:numId="10">
    <w:abstractNumId w:val="5"/>
  </w:num>
  <w:num w:numId="11">
    <w:abstractNumId w:val="17"/>
  </w:num>
  <w:num w:numId="12">
    <w:abstractNumId w:val="6"/>
  </w:num>
  <w:num w:numId="13">
    <w:abstractNumId w:val="23"/>
  </w:num>
  <w:num w:numId="14">
    <w:abstractNumId w:val="19"/>
  </w:num>
  <w:num w:numId="15">
    <w:abstractNumId w:val="7"/>
  </w:num>
  <w:num w:numId="16">
    <w:abstractNumId w:val="9"/>
  </w:num>
  <w:num w:numId="17">
    <w:abstractNumId w:val="4"/>
  </w:num>
  <w:num w:numId="18">
    <w:abstractNumId w:val="2"/>
  </w:num>
  <w:num w:numId="19">
    <w:abstractNumId w:val="15"/>
  </w:num>
  <w:num w:numId="20">
    <w:abstractNumId w:val="21"/>
  </w:num>
  <w:num w:numId="21">
    <w:abstractNumId w:val="16"/>
  </w:num>
  <w:num w:numId="22">
    <w:abstractNumId w:val="20"/>
  </w:num>
  <w:num w:numId="23">
    <w:abstractNumId w:val="18"/>
  </w:num>
  <w:num w:numId="24">
    <w:abstractNumId w:val="1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Smith">
    <w15:presenceInfo w15:providerId="AD" w15:userId="S-1-5-21-2024292843-174698863-1700471210-10224"/>
  </w15:person>
  <w15:person w15:author="Luke Patterson">
    <w15:presenceInfo w15:providerId="AD" w15:userId="S-1-5-21-2024292843-174698863-1700471210-6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6F5A"/>
    <w:rsid w:val="00017FBC"/>
    <w:rsid w:val="00020173"/>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200"/>
    <w:rsid w:val="00066548"/>
    <w:rsid w:val="00066611"/>
    <w:rsid w:val="00066ED8"/>
    <w:rsid w:val="000672BA"/>
    <w:rsid w:val="00067539"/>
    <w:rsid w:val="00067C93"/>
    <w:rsid w:val="00067D75"/>
    <w:rsid w:val="00070BDA"/>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031"/>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5D6A"/>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7B3"/>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A5"/>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3D78"/>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4F8"/>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5F39"/>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21F3"/>
    <w:rsid w:val="00703AD2"/>
    <w:rsid w:val="00703E60"/>
    <w:rsid w:val="007040D2"/>
    <w:rsid w:val="00704AFB"/>
    <w:rsid w:val="00705089"/>
    <w:rsid w:val="00705191"/>
    <w:rsid w:val="0070548E"/>
    <w:rsid w:val="00705FB9"/>
    <w:rsid w:val="007062AE"/>
    <w:rsid w:val="00706603"/>
    <w:rsid w:val="00706828"/>
    <w:rsid w:val="007068B6"/>
    <w:rsid w:val="00706BF1"/>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085"/>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1E84"/>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4DCF"/>
    <w:rsid w:val="007A53E1"/>
    <w:rsid w:val="007A595D"/>
    <w:rsid w:val="007A5E13"/>
    <w:rsid w:val="007A5F10"/>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5C84"/>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7384"/>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0FC8"/>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4E34"/>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068"/>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A89"/>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03C"/>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A47"/>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CC6"/>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A34"/>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0C8F"/>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104"/>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4E41"/>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299"/>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476"/>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B79"/>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7602231">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census.gov/programs-surveys/acs/technical-documentation/pums/documentation.html" TargetMode="External"/><Relationship Id="rId34" Type="http://schemas.openxmlformats.org/officeDocument/2006/relationships/image" Target="media/image16.png"/><Relationship Id="rId42" Type="http://schemas.openxmlformats.org/officeDocument/2006/relationships/hyperlink" Target="https://www.nj.gov/labor/forms_pdfs/tdi/FLI%20Summary%20Report%20for%202016.pdf"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www.census.gov/programs-surveys/acs/technical-documentation/pums/documentation.html" TargetMode="External"/><Relationship Id="rId29" Type="http://schemas.openxmlformats.org/officeDocument/2006/relationships/image" Target="media/image11.png"/><Relationship Id="rId41" Type="http://schemas.openxmlformats.org/officeDocument/2006/relationships/hyperlink" Target="https://www.edd.ca.gov/about_edd/pdf/qspfl_PFL_Program_Statistics.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edd.ca.gov/about_edd/pdf/qsdi_DI_Program_Statistics.pdf"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hyperlink" Target="https://www.dol.gov/sites/dolgov/files/OASP/legacy/files/FMLA-2012-Rev-Public-Use-File-Documentation.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www.dlt.ri.gov/lmi/uiadmin.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eprdata.org/wp-content/cps/CPS_March_Codebook_2014_traditional.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nj.gov/labor/forms_pdfs/tdi/TDI%20Report%20for%20201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2.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3.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5.xml><?xml version="1.0" encoding="utf-8"?>
<ds:datastoreItem xmlns:ds="http://schemas.openxmlformats.org/officeDocument/2006/customXml" ds:itemID="{3A662815-5A4D-40EA-ABCB-4F314C2B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2</TotalTime>
  <Pages>65</Pages>
  <Words>18844</Words>
  <Characters>107411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3</cp:revision>
  <cp:lastPrinted>2017-12-02T07:57:00Z</cp:lastPrinted>
  <dcterms:created xsi:type="dcterms:W3CDTF">2020-02-04T14:03:00Z</dcterms:created>
  <dcterms:modified xsi:type="dcterms:W3CDTF">2020-02-12T15:41:00Z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